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994615" w:rsidRPr="00EC37B9" w:rsidRDefault="00994615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A37501D" w14:textId="77777777" w:rsidR="00994615" w:rsidRPr="00EC37B9" w:rsidRDefault="00994615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DAB6C7B" w14:textId="77777777" w:rsidR="00994615" w:rsidRPr="00EC37B9" w:rsidRDefault="00994615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EB378F" w14:textId="77777777" w:rsidR="00994615" w:rsidRPr="00EC37B9" w:rsidRDefault="00994615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A05A809" w14:textId="77777777" w:rsidR="00994615" w:rsidRPr="00EC37B9" w:rsidRDefault="00994615" w:rsidP="00407DA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CBE5EF" w14:textId="2FB383FE" w:rsidR="00EE5333" w:rsidRPr="00EC37B9" w:rsidRDefault="00407DAB" w:rsidP="00407DAB">
      <w:pPr>
        <w:ind w:left="2880"/>
        <w:rPr>
          <w:rFonts w:ascii="Times New Roman" w:hAnsi="Times New Roman" w:cs="Times New Roman"/>
          <w:sz w:val="48"/>
          <w:szCs w:val="48"/>
        </w:rPr>
      </w:pPr>
      <w:r w:rsidRPr="00EC37B9">
        <w:rPr>
          <w:rFonts w:ascii="Times New Roman" w:hAnsi="Times New Roman" w:cs="Times New Roman"/>
          <w:sz w:val="48"/>
          <w:szCs w:val="48"/>
        </w:rPr>
        <w:t xml:space="preserve">    </w:t>
      </w:r>
      <w:proofErr w:type="spellStart"/>
      <w:r w:rsidR="005B2D36" w:rsidRPr="00EC37B9">
        <w:rPr>
          <w:rFonts w:ascii="Times New Roman" w:hAnsi="Times New Roman" w:cs="Times New Roman"/>
          <w:sz w:val="48"/>
          <w:szCs w:val="48"/>
        </w:rPr>
        <w:t>Dokumnetácia</w:t>
      </w:r>
      <w:proofErr w:type="spellEnd"/>
    </w:p>
    <w:p w14:paraId="5786F095" w14:textId="77777777" w:rsidR="004F5729" w:rsidRPr="00EC37B9" w:rsidRDefault="004F5729" w:rsidP="00407DA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32"/>
          <w:szCs w:val="32"/>
        </w:rPr>
        <w:t>W</w:t>
      </w:r>
      <w:r w:rsidRPr="00EC37B9">
        <w:rPr>
          <w:rFonts w:ascii="Times New Roman" w:hAnsi="Times New Roman" w:cs="Times New Roman"/>
          <w:sz w:val="28"/>
          <w:szCs w:val="28"/>
        </w:rPr>
        <w:t>ebová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zber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dát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dispečerov</w:t>
      </w:r>
      <w:proofErr w:type="spellEnd"/>
    </w:p>
    <w:p w14:paraId="1C936BFC" w14:textId="77777777" w:rsidR="004F5729" w:rsidRPr="00EC37B9" w:rsidRDefault="004F5729" w:rsidP="00407DA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predmetu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Tvorba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informačných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systémov</w:t>
      </w:r>
      <w:proofErr w:type="spellEnd"/>
    </w:p>
    <w:p w14:paraId="5A39BBE3" w14:textId="77777777" w:rsidR="000D5C05" w:rsidRPr="00EC37B9" w:rsidRDefault="000D5C05" w:rsidP="00407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532B90" w14:textId="77777777" w:rsidR="00596D36" w:rsidRPr="00EC37B9" w:rsidRDefault="004F5729" w:rsidP="00407DAB">
      <w:pPr>
        <w:jc w:val="center"/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</w:rPr>
        <w:t xml:space="preserve">Martin </w:t>
      </w:r>
      <w:proofErr w:type="spellStart"/>
      <w:r w:rsidRPr="00EC37B9">
        <w:rPr>
          <w:rFonts w:ascii="Times New Roman" w:hAnsi="Times New Roman" w:cs="Times New Roman"/>
        </w:rPr>
        <w:t>Ropjak</w:t>
      </w:r>
      <w:proofErr w:type="spellEnd"/>
      <w:r w:rsidRPr="00EC37B9">
        <w:rPr>
          <w:rFonts w:ascii="Times New Roman" w:hAnsi="Times New Roman" w:cs="Times New Roman"/>
        </w:rPr>
        <w:t xml:space="preserve">, Rebeka Mikulášová, </w:t>
      </w:r>
      <w:proofErr w:type="spellStart"/>
      <w:r w:rsidRPr="00EC37B9">
        <w:rPr>
          <w:rFonts w:ascii="Times New Roman" w:hAnsi="Times New Roman" w:cs="Times New Roman"/>
        </w:rPr>
        <w:t>Katarína</w:t>
      </w:r>
      <w:proofErr w:type="spellEnd"/>
      <w:r w:rsidRPr="00EC37B9">
        <w:rPr>
          <w:rFonts w:ascii="Times New Roman" w:hAnsi="Times New Roman" w:cs="Times New Roman"/>
        </w:rPr>
        <w:t xml:space="preserve"> </w:t>
      </w:r>
      <w:proofErr w:type="spellStart"/>
      <w:r w:rsidRPr="00EC37B9">
        <w:rPr>
          <w:rFonts w:ascii="Times New Roman" w:hAnsi="Times New Roman" w:cs="Times New Roman"/>
        </w:rPr>
        <w:t>Tibenská</w:t>
      </w:r>
      <w:proofErr w:type="spellEnd"/>
      <w:r w:rsidRPr="00EC37B9">
        <w:rPr>
          <w:rFonts w:ascii="Times New Roman" w:hAnsi="Times New Roman" w:cs="Times New Roman"/>
        </w:rPr>
        <w:t xml:space="preserve">, </w:t>
      </w:r>
      <w:proofErr w:type="spellStart"/>
      <w:r w:rsidRPr="00EC37B9">
        <w:rPr>
          <w:rFonts w:ascii="Times New Roman" w:hAnsi="Times New Roman" w:cs="Times New Roman"/>
        </w:rPr>
        <w:t>Ľubica</w:t>
      </w:r>
      <w:proofErr w:type="spellEnd"/>
      <w:r w:rsidRPr="00EC37B9">
        <w:rPr>
          <w:rFonts w:ascii="Times New Roman" w:hAnsi="Times New Roman" w:cs="Times New Roman"/>
        </w:rPr>
        <w:t xml:space="preserve"> </w:t>
      </w:r>
      <w:proofErr w:type="spellStart"/>
      <w:r w:rsidRPr="00EC37B9">
        <w:rPr>
          <w:rFonts w:ascii="Times New Roman" w:hAnsi="Times New Roman" w:cs="Times New Roman"/>
        </w:rPr>
        <w:t>Skláršová</w:t>
      </w:r>
      <w:proofErr w:type="spellEnd"/>
    </w:p>
    <w:p w14:paraId="1996D6CC" w14:textId="77777777" w:rsidR="004431AA" w:rsidRPr="00EC37B9" w:rsidRDefault="004431AA" w:rsidP="00407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27.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novembra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41C8F396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A3D3EC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0B940D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E27B00A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0061E4C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4EAFD9C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94D5A5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EEC669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56B9AB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5FB0818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49F31CB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3128261" w14:textId="77777777" w:rsidR="00596D36" w:rsidRPr="00EC37B9" w:rsidRDefault="00596D36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sdt>
      <w:sdtPr>
        <w:rPr>
          <w:sz w:val="22"/>
          <w:szCs w:val="22"/>
        </w:rPr>
        <w:id w:val="9014133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2254E7" w14:textId="77777777" w:rsidR="00141861" w:rsidRPr="00EC37B9" w:rsidRDefault="00ED3559" w:rsidP="00ED3559">
          <w:pPr>
            <w:pStyle w:val="TOCHeading"/>
            <w:numPr>
              <w:ilvl w:val="0"/>
              <w:numId w:val="0"/>
            </w:numPr>
          </w:pPr>
          <w:proofErr w:type="spellStart"/>
          <w:r w:rsidRPr="00EC37B9">
            <w:t>Obsah</w:t>
          </w:r>
          <w:proofErr w:type="spellEnd"/>
        </w:p>
        <w:p w14:paraId="48110448" w14:textId="791AFA7D" w:rsidR="0034148E" w:rsidRPr="00EC37B9" w:rsidRDefault="0014186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r w:rsidRPr="00EC37B9">
            <w:rPr>
              <w:rFonts w:ascii="Times New Roman" w:hAnsi="Times New Roman"/>
            </w:rPr>
            <w:fldChar w:fldCharType="begin"/>
          </w:r>
          <w:r w:rsidRPr="00EC37B9">
            <w:rPr>
              <w:rFonts w:ascii="Times New Roman" w:hAnsi="Times New Roman"/>
            </w:rPr>
            <w:instrText xml:space="preserve"> TOC \o "1-3" \h \z \u </w:instrText>
          </w:r>
          <w:r w:rsidRPr="00EC37B9">
            <w:rPr>
              <w:rFonts w:ascii="Times New Roman" w:hAnsi="Times New Roman"/>
            </w:rPr>
            <w:fldChar w:fldCharType="separate"/>
          </w:r>
          <w:hyperlink w:anchor="_Toc126660881" w:history="1">
            <w:r w:rsidR="0034148E" w:rsidRPr="00EC37B9">
              <w:rPr>
                <w:rStyle w:val="Hyperlink"/>
                <w:rFonts w:ascii="Times New Roman" w:eastAsia="Times New Roman" w:hAnsi="Times New Roman"/>
                <w:noProof/>
              </w:rPr>
              <w:t>1.</w:t>
            </w:r>
            <w:r w:rsidR="0034148E" w:rsidRPr="00EC37B9">
              <w:rPr>
                <w:rFonts w:ascii="Times New Roman" w:hAnsi="Times New Roman"/>
                <w:noProof/>
              </w:rPr>
              <w:tab/>
            </w:r>
            <w:r w:rsidR="0034148E" w:rsidRPr="00EC37B9">
              <w:rPr>
                <w:rStyle w:val="Hyperlink"/>
                <w:rFonts w:ascii="Times New Roman" w:eastAsia="Times New Roman" w:hAnsi="Times New Roman"/>
                <w:noProof/>
              </w:rPr>
              <w:t>Úvod</w:t>
            </w:r>
            <w:r w:rsidR="0034148E" w:rsidRPr="00EC37B9">
              <w:rPr>
                <w:rFonts w:ascii="Times New Roman" w:hAnsi="Times New Roman"/>
                <w:noProof/>
                <w:webHidden/>
              </w:rPr>
              <w:tab/>
            </w:r>
            <w:r w:rsidR="0034148E"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4148E" w:rsidRPr="00EC37B9">
              <w:rPr>
                <w:rFonts w:ascii="Times New Roman" w:hAnsi="Times New Roman"/>
                <w:noProof/>
                <w:webHidden/>
              </w:rPr>
              <w:instrText xml:space="preserve"> PAGEREF _Toc126660881 \h </w:instrText>
            </w:r>
            <w:r w:rsidR="0034148E" w:rsidRPr="00EC37B9">
              <w:rPr>
                <w:rFonts w:ascii="Times New Roman" w:hAnsi="Times New Roman"/>
                <w:noProof/>
                <w:webHidden/>
              </w:rPr>
            </w:r>
            <w:r w:rsidR="0034148E"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4148E" w:rsidRPr="00EC37B9">
              <w:rPr>
                <w:rFonts w:ascii="Times New Roman" w:hAnsi="Times New Roman"/>
                <w:noProof/>
                <w:webHidden/>
              </w:rPr>
              <w:t>3</w:t>
            </w:r>
            <w:r w:rsidR="0034148E"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DE08C9" w14:textId="7460EA28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2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1.1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Cieľ katalógu požiadaviek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_Toc126660882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3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03DD91" w14:textId="2B2F3C1A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3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1.2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Rozsah využitia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_Toc126660883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357AF48" w14:textId="3B7DE7E5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4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1.3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Slovník pojmov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_Toc126660884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EC526C" w14:textId="409EAE96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5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1.4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Prehľad nasledujúcich kapitol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_Toc126660885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22B70D" w14:textId="11076AA4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6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2.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Všeobecný popis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_Toc126660886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D541F2" w14:textId="5CB3B1FC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7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2.1 Perspektíva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_Toc126660887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4F9AAE" w14:textId="31D7BE45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8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2.2 Funkcie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_Toc126660888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EE0723" w14:textId="02380025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89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2.3 Charakteristika používateľa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_Toc126660889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94A25A" w14:textId="4F0AB7E5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0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2.4 Všeobecné obmedzenia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_Toc126660890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255254" w14:textId="2E14C7D8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1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2.5 Predpoklady a závislosti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_Toc126660891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D42F44" w14:textId="45DE172E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2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3.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Špecifické požiadavky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_Toc126660892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2619E0" w14:textId="3F6FF803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3" w:history="1">
            <w:r w:rsidRPr="00EC37B9">
              <w:rPr>
                <w:rStyle w:val="Hyperlink"/>
                <w:rFonts w:ascii="Times New Roman" w:eastAsia="Times New Roman" w:hAnsi="Times New Roman"/>
                <w:noProof/>
              </w:rPr>
              <w:t>3.1 Funkčné požiadavky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_Toc126660893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CBB5580" w14:textId="05F1F052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4" w:history="1">
            <w:r w:rsidRPr="00EC37B9">
              <w:rPr>
                <w:rStyle w:val="Hyperlink"/>
                <w:rFonts w:ascii="Times New Roman" w:hAnsi="Times New Roman"/>
                <w:noProof/>
              </w:rPr>
              <w:t>4.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Úvod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_Toc126660894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9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CC195E" w14:textId="626E1F19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5" w:history="1">
            <w:r w:rsidRPr="00EC37B9">
              <w:rPr>
                <w:rStyle w:val="Hyperlink"/>
                <w:rFonts w:ascii="Times New Roman" w:hAnsi="Times New Roman"/>
                <w:noProof/>
              </w:rPr>
              <w:t>4.1 Účel dokumentu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_Toc126660895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9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F60D61" w14:textId="54863D3E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6" w:history="1">
            <w:r w:rsidRPr="00EC37B9">
              <w:rPr>
                <w:rStyle w:val="Hyperlink"/>
                <w:rFonts w:ascii="Times New Roman" w:hAnsi="Times New Roman"/>
                <w:noProof/>
              </w:rPr>
              <w:t>4.2 Zameranie a rozsah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_Toc126660896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9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6C2119" w14:textId="3E042F2C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7" w:history="1">
            <w:r w:rsidRPr="00EC37B9">
              <w:rPr>
                <w:rStyle w:val="Hyperlink"/>
                <w:rFonts w:ascii="Times New Roman" w:hAnsi="Times New Roman"/>
                <w:noProof/>
              </w:rPr>
              <w:t>4.3 Prehľad nasledujúcich kapitol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_Toc126660897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9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3E9445" w14:textId="03B150D1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8" w:history="1">
            <w:r w:rsidRPr="00EC37B9">
              <w:rPr>
                <w:rStyle w:val="Hyperlink"/>
                <w:rFonts w:ascii="Times New Roman" w:hAnsi="Times New Roman"/>
                <w:noProof/>
              </w:rPr>
              <w:t>5.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Návrh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_Toc126660898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9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1CB1340" w14:textId="23B7211B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899" w:history="1">
            <w:r w:rsidRPr="00EC37B9">
              <w:rPr>
                <w:rStyle w:val="Hyperlink"/>
                <w:rFonts w:ascii="Times New Roman" w:hAnsi="Times New Roman"/>
                <w:noProof/>
              </w:rPr>
              <w:t>5.1.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Použité technológie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_Toc126660899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10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AE6594" w14:textId="4F8DD70E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0" w:history="1">
            <w:r w:rsidRPr="00EC37B9">
              <w:rPr>
                <w:rStyle w:val="Hyperlink"/>
                <w:rFonts w:ascii="Times New Roman" w:hAnsi="Times New Roman"/>
                <w:noProof/>
              </w:rPr>
              <w:t>5.2.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Dátový model perzistentných údajov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_Toc126660900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10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7BA4D3" w14:textId="162F2126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1" w:history="1">
            <w:r w:rsidRPr="00EC37B9">
              <w:rPr>
                <w:rStyle w:val="Hyperlink"/>
                <w:rFonts w:ascii="Times New Roman" w:hAnsi="Times New Roman"/>
                <w:noProof/>
              </w:rPr>
              <w:t>5.3.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Návrh užívateľského rozhrania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_Toc126660901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11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6F0620" w14:textId="705D1F4F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2" w:history="1">
            <w:r w:rsidRPr="00EC37B9">
              <w:rPr>
                <w:rStyle w:val="Hyperlink"/>
                <w:rFonts w:ascii="Times New Roman" w:hAnsi="Times New Roman"/>
                <w:noProof/>
              </w:rPr>
              <w:t>5.3.1 Log in page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_Toc126660902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11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4ABA70" w14:textId="0AEC5084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3" w:history="1">
            <w:r w:rsidRPr="00EC37B9">
              <w:rPr>
                <w:rStyle w:val="Hyperlink"/>
                <w:rFonts w:ascii="Times New Roman" w:hAnsi="Times New Roman"/>
                <w:noProof/>
              </w:rPr>
              <w:t>5.3.2. Navigácia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_Toc126660903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11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DF3919" w14:textId="0E0AC33E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4" w:history="1">
            <w:r w:rsidRPr="00EC37B9">
              <w:rPr>
                <w:rStyle w:val="Hyperlink"/>
                <w:rFonts w:ascii="Times New Roman" w:hAnsi="Times New Roman"/>
                <w:noProof/>
              </w:rPr>
              <w:t>5.3.3. Buttons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_Toc126660904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12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9E48D4" w14:textId="33CC9020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5" w:history="1">
            <w:r w:rsidRPr="00EC37B9">
              <w:rPr>
                <w:rStyle w:val="Hyperlink"/>
                <w:rFonts w:ascii="Times New Roman" w:hAnsi="Times New Roman"/>
                <w:noProof/>
              </w:rPr>
              <w:t>5.3.4. Settings page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_Toc126660905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13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5CB133" w14:textId="116717D4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6" w:history="1">
            <w:r w:rsidRPr="00EC37B9">
              <w:rPr>
                <w:rStyle w:val="Hyperlink"/>
                <w:rFonts w:ascii="Times New Roman" w:hAnsi="Times New Roman"/>
                <w:noProof/>
              </w:rPr>
              <w:t>5.3.5. Main transport page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_Toc126660906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06D69C" w14:textId="3C724F56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7" w:history="1">
            <w:r w:rsidRPr="00EC37B9">
              <w:rPr>
                <w:rStyle w:val="Hyperlink"/>
                <w:rFonts w:ascii="Times New Roman" w:hAnsi="Times New Roman"/>
                <w:noProof/>
              </w:rPr>
              <w:t>5.3.6. Main users page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_Toc126660907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63D380" w14:textId="1E6259FA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8" w:history="1">
            <w:r w:rsidRPr="00EC37B9">
              <w:rPr>
                <w:rStyle w:val="Hyperlink"/>
                <w:rFonts w:ascii="Times New Roman" w:hAnsi="Times New Roman"/>
                <w:noProof/>
              </w:rPr>
              <w:t>5.3.7. Main groups page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_Toc126660908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B58B27" w14:textId="649DF88E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09" w:history="1">
            <w:r w:rsidRPr="00EC37B9">
              <w:rPr>
                <w:rStyle w:val="Hyperlink"/>
                <w:rFonts w:ascii="Times New Roman" w:hAnsi="Times New Roman"/>
                <w:noProof/>
              </w:rPr>
              <w:t>5.3.8. Main branches page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_Toc126660909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16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A81A62" w14:textId="0A43406E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0" w:history="1">
            <w:r w:rsidRPr="00EC37B9">
              <w:rPr>
                <w:rStyle w:val="Hyperlink"/>
                <w:rFonts w:ascii="Times New Roman" w:hAnsi="Times New Roman"/>
                <w:noProof/>
              </w:rPr>
              <w:t>5.3.9. Main locations page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_Toc126660910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16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08D275" w14:textId="06B03288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1" w:history="1">
            <w:r w:rsidRPr="00EC37B9">
              <w:rPr>
                <w:rStyle w:val="Hyperlink"/>
                <w:rFonts w:ascii="Times New Roman" w:hAnsi="Times New Roman"/>
                <w:noProof/>
              </w:rPr>
              <w:t>5.3.10. Add, Update, Delete, Manage, View pages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_Toc126660911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17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7E9677" w14:textId="41C2C2DC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2" w:history="1">
            <w:r w:rsidRPr="00EC37B9">
              <w:rPr>
                <w:rStyle w:val="Hyperlink"/>
                <w:rFonts w:ascii="Times New Roman" w:hAnsi="Times New Roman"/>
                <w:noProof/>
              </w:rPr>
              <w:t>6.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Implementácia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_Toc126660912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23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5F2368" w14:textId="085A2DE4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3" w:history="1">
            <w:r w:rsidRPr="00EC37B9">
              <w:rPr>
                <w:rStyle w:val="Hyperlink"/>
                <w:rFonts w:ascii="Times New Roman" w:hAnsi="Times New Roman"/>
                <w:noProof/>
              </w:rPr>
              <w:t>6.1 UML component diagram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_Toc126660913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23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DE0DE4" w14:textId="3A2C28AF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4" w:history="1">
            <w:r w:rsidRPr="00EC37B9">
              <w:rPr>
                <w:rStyle w:val="Hyperlink"/>
                <w:rFonts w:ascii="Times New Roman" w:hAnsi="Times New Roman"/>
                <w:noProof/>
              </w:rPr>
              <w:t>6.2 UML sequence diagram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_Toc126660914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C7DE1D" w14:textId="251DEFDE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5" w:history="1">
            <w:r w:rsidRPr="00EC37B9">
              <w:rPr>
                <w:rStyle w:val="Hyperlink"/>
                <w:rFonts w:ascii="Times New Roman" w:hAnsi="Times New Roman"/>
                <w:noProof/>
              </w:rPr>
              <w:t>7.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Rozdelenie na moduly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_Toc126660915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A0D12F" w14:textId="2ADAD9CB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6" w:history="1">
            <w:r w:rsidRPr="00EC37B9">
              <w:rPr>
                <w:rStyle w:val="Hyperlink"/>
                <w:rFonts w:ascii="Times New Roman" w:hAnsi="Times New Roman"/>
                <w:noProof/>
              </w:rPr>
              <w:t>7.1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Access management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_Toc126660916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85B8F6" w14:textId="3C9EA981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7" w:history="1">
            <w:r w:rsidRPr="00EC37B9">
              <w:rPr>
                <w:rStyle w:val="Hyperlink"/>
                <w:rFonts w:ascii="Times New Roman" w:hAnsi="Times New Roman"/>
                <w:noProof/>
              </w:rPr>
              <w:t xml:space="preserve">7.2 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Authentication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_Toc126660917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159AC0" w14:textId="01CD8E74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8" w:history="1">
            <w:r w:rsidRPr="00EC37B9">
              <w:rPr>
                <w:rStyle w:val="Hyperlink"/>
                <w:rFonts w:ascii="Times New Roman" w:hAnsi="Times New Roman"/>
                <w:noProof/>
              </w:rPr>
              <w:t>7.3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Branch management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_Toc126660918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DE6203" w14:textId="1D6D6E24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19" w:history="1">
            <w:r w:rsidRPr="00EC37B9">
              <w:rPr>
                <w:rStyle w:val="Hyperlink"/>
                <w:rFonts w:ascii="Times New Roman" w:hAnsi="Times New Roman"/>
                <w:noProof/>
              </w:rPr>
              <w:t>7.4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Known locations management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_Toc126660919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62D1A6" w14:textId="612DA094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0" w:history="1">
            <w:r w:rsidRPr="00EC37B9">
              <w:rPr>
                <w:rStyle w:val="Hyperlink"/>
                <w:rFonts w:ascii="Times New Roman" w:hAnsi="Times New Roman"/>
                <w:noProof/>
              </w:rPr>
              <w:t>7.5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Transport management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_Toc126660920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11AEDC" w14:textId="4827788E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1" w:history="1">
            <w:r w:rsidRPr="00EC37B9">
              <w:rPr>
                <w:rStyle w:val="Hyperlink"/>
                <w:rFonts w:ascii="Times New Roman" w:hAnsi="Times New Roman"/>
                <w:noProof/>
              </w:rPr>
              <w:t>7.6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User management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_Toc126660921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6E1ACB" w14:textId="6E621B41" w:rsidR="0034148E" w:rsidRPr="00EC37B9" w:rsidRDefault="0034148E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2" w:history="1">
            <w:r w:rsidRPr="00EC37B9">
              <w:rPr>
                <w:rStyle w:val="Hyperlink"/>
                <w:rFonts w:ascii="Times New Roman" w:hAnsi="Times New Roman"/>
                <w:noProof/>
              </w:rPr>
              <w:t>7.7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User settings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_Toc126660922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06B4AB" w14:textId="367ADEC8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3" w:history="1">
            <w:r w:rsidRPr="00EC37B9">
              <w:rPr>
                <w:rStyle w:val="Hyperlink"/>
                <w:rFonts w:ascii="Times New Roman" w:hAnsi="Times New Roman"/>
                <w:noProof/>
              </w:rPr>
              <w:t>8.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Plán implementácie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_Toc126660923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25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4DAC36" w14:textId="3031F73E" w:rsidR="0034148E" w:rsidRPr="00EC37B9" w:rsidRDefault="0034148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4" w:history="1">
            <w:r w:rsidRPr="00EC37B9">
              <w:rPr>
                <w:rStyle w:val="Hyperlink"/>
                <w:rFonts w:ascii="Times New Roman" w:hAnsi="Times New Roman"/>
                <w:noProof/>
              </w:rPr>
              <w:t>9.</w:t>
            </w:r>
            <w:r w:rsidRPr="00EC37B9">
              <w:rPr>
                <w:rFonts w:ascii="Times New Roman" w:hAnsi="Times New Roman"/>
                <w:noProof/>
              </w:rPr>
              <w:tab/>
            </w:r>
            <w:r w:rsidRPr="00EC37B9">
              <w:rPr>
                <w:rStyle w:val="Hyperlink"/>
                <w:rFonts w:ascii="Times New Roman" w:hAnsi="Times New Roman"/>
                <w:noProof/>
              </w:rPr>
              <w:t>Testovacie scenáre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_Toc126660924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27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D44DE9" w14:textId="6697E504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5" w:history="1">
            <w:r w:rsidRPr="00EC37B9">
              <w:rPr>
                <w:rStyle w:val="Hyperlink"/>
                <w:rFonts w:ascii="Times New Roman" w:hAnsi="Times New Roman"/>
                <w:noProof/>
              </w:rPr>
              <w:t>9.1 Prihlásenie do systému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_Toc126660925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27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BDC9A0" w14:textId="6B89216D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6" w:history="1">
            <w:r w:rsidRPr="00EC37B9">
              <w:rPr>
                <w:rStyle w:val="Hyperlink"/>
                <w:rFonts w:ascii="Times New Roman" w:hAnsi="Times New Roman"/>
                <w:noProof/>
              </w:rPr>
              <w:t>9.2 Pridanie prepravy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_Toc126660926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27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ECBAC4" w14:textId="51857E42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7" w:history="1">
            <w:r w:rsidRPr="00EC37B9">
              <w:rPr>
                <w:rStyle w:val="Hyperlink"/>
                <w:rFonts w:ascii="Times New Roman" w:hAnsi="Times New Roman"/>
                <w:noProof/>
              </w:rPr>
              <w:t>9.3 Vyhľadanie prepráv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_Toc126660927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28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C5E186" w14:textId="662997C2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8" w:history="1">
            <w:r w:rsidRPr="00EC37B9">
              <w:rPr>
                <w:rStyle w:val="Hyperlink"/>
                <w:rFonts w:ascii="Times New Roman" w:hAnsi="Times New Roman"/>
                <w:noProof/>
              </w:rPr>
              <w:t>9.4 Upravenie prepravy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_Toc126660928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28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698FDE" w14:textId="79C52D57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29" w:history="1">
            <w:r w:rsidRPr="00EC37B9">
              <w:rPr>
                <w:rStyle w:val="Hyperlink"/>
                <w:rFonts w:ascii="Times New Roman" w:hAnsi="Times New Roman"/>
                <w:noProof/>
              </w:rPr>
              <w:t>9.5 Vymazanie prepravy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_Toc126660929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28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C12EB5" w14:textId="65910783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30" w:history="1">
            <w:r w:rsidRPr="00EC37B9">
              <w:rPr>
                <w:rStyle w:val="Hyperlink"/>
                <w:rFonts w:ascii="Times New Roman" w:hAnsi="Times New Roman"/>
                <w:noProof/>
              </w:rPr>
              <w:t>9.6 Vymazanie viacerých prepráv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_Toc126660930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28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29C7B8" w14:textId="07814A7B" w:rsidR="0034148E" w:rsidRPr="00EC37B9" w:rsidRDefault="0034148E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31" w:history="1">
            <w:r w:rsidRPr="00EC37B9">
              <w:rPr>
                <w:rStyle w:val="Hyperlink"/>
                <w:rFonts w:ascii="Times New Roman" w:hAnsi="Times New Roman"/>
                <w:noProof/>
              </w:rPr>
              <w:t>9.7 Testy na korektnosť formulárov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_Toc126660931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29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DFC240" w14:textId="2DD9411D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32" w:history="1">
            <w:r w:rsidRPr="00EC37B9">
              <w:rPr>
                <w:rStyle w:val="Hyperlink"/>
                <w:rFonts w:ascii="Times New Roman" w:hAnsi="Times New Roman"/>
                <w:noProof/>
              </w:rPr>
              <w:t>9.7.1 Add transport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_Toc126660932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29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2BD403" w14:textId="53ABF970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33" w:history="1">
            <w:r w:rsidRPr="00EC37B9">
              <w:rPr>
                <w:rStyle w:val="Hyperlink"/>
                <w:rFonts w:ascii="Times New Roman" w:hAnsi="Times New Roman"/>
                <w:noProof/>
              </w:rPr>
              <w:t>9.7.2 Add user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_Toc126660933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30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714ADC" w14:textId="05013330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34" w:history="1">
            <w:r w:rsidRPr="00EC37B9">
              <w:rPr>
                <w:rStyle w:val="Hyperlink"/>
                <w:rFonts w:ascii="Times New Roman" w:hAnsi="Times New Roman"/>
                <w:noProof/>
              </w:rPr>
              <w:t>9.7.3 Add group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_Toc126660934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32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851B69C" w14:textId="71C9781E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35" w:history="1">
            <w:r w:rsidRPr="00EC37B9">
              <w:rPr>
                <w:rStyle w:val="Hyperlink"/>
                <w:rFonts w:ascii="Times New Roman" w:hAnsi="Times New Roman"/>
                <w:noProof/>
              </w:rPr>
              <w:t>9.7.4 Add branch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_Toc126660935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33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D74C9A" w14:textId="337105AF" w:rsidR="0034148E" w:rsidRPr="00EC37B9" w:rsidRDefault="0034148E">
          <w:pPr>
            <w:pStyle w:val="TOC3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126660936" w:history="1">
            <w:r w:rsidRPr="00EC37B9">
              <w:rPr>
                <w:rStyle w:val="Hyperlink"/>
                <w:rFonts w:ascii="Times New Roman" w:hAnsi="Times New Roman"/>
                <w:noProof/>
              </w:rPr>
              <w:t>9.7.5 Add location</w:t>
            </w:r>
            <w:r w:rsidRPr="00EC37B9">
              <w:rPr>
                <w:rFonts w:ascii="Times New Roman" w:hAnsi="Times New Roman"/>
                <w:noProof/>
                <w:webHidden/>
              </w:rPr>
              <w:tab/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C37B9">
              <w:rPr>
                <w:rFonts w:ascii="Times New Roman" w:hAnsi="Times New Roman"/>
                <w:noProof/>
                <w:webHidden/>
              </w:rPr>
              <w:instrText xml:space="preserve"> PAGEREF _Toc126660936 \h </w:instrText>
            </w:r>
            <w:r w:rsidRPr="00EC37B9">
              <w:rPr>
                <w:rFonts w:ascii="Times New Roman" w:hAnsi="Times New Roman"/>
                <w:noProof/>
                <w:webHidden/>
              </w:rPr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C37B9">
              <w:rPr>
                <w:rFonts w:ascii="Times New Roman" w:hAnsi="Times New Roman"/>
                <w:noProof/>
                <w:webHidden/>
              </w:rPr>
              <w:t>34</w:t>
            </w:r>
            <w:r w:rsidRPr="00EC37B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B7934A" w14:textId="0BA25FD4" w:rsidR="0048733A" w:rsidRPr="00EC37B9" w:rsidRDefault="00141861" w:rsidP="0048733A">
          <w:pPr>
            <w:rPr>
              <w:rFonts w:ascii="Times New Roman" w:hAnsi="Times New Roman" w:cs="Times New Roman"/>
            </w:rPr>
          </w:pPr>
          <w:r w:rsidRPr="00EC37B9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79A4F55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15E2345E" w14:textId="43CA1164" w:rsidR="0048733A" w:rsidRPr="00EC37B9" w:rsidRDefault="00E214F3" w:rsidP="0048733A">
      <w:pPr>
        <w:pStyle w:val="Heading1"/>
        <w:rPr>
          <w:rFonts w:eastAsia="Times New Roman"/>
        </w:rPr>
      </w:pPr>
      <w:bookmarkStart w:id="0" w:name="_Toc116310212"/>
      <w:bookmarkStart w:id="1" w:name="_Toc116377623"/>
      <w:bookmarkStart w:id="2" w:name="_Toc117012697"/>
      <w:r w:rsidRPr="00EC37B9">
        <w:rPr>
          <w:rFonts w:eastAsia="Times New Roman"/>
        </w:rPr>
        <w:t xml:space="preserve"> </w:t>
      </w:r>
      <w:bookmarkStart w:id="3" w:name="_Toc126660881"/>
      <w:r w:rsidR="0048733A" w:rsidRPr="00EC37B9">
        <w:rPr>
          <w:rFonts w:eastAsia="Times New Roman"/>
        </w:rPr>
        <w:t>Úvod</w:t>
      </w:r>
      <w:bookmarkEnd w:id="0"/>
      <w:bookmarkEnd w:id="1"/>
      <w:bookmarkEnd w:id="2"/>
      <w:bookmarkEnd w:id="3"/>
    </w:p>
    <w:p w14:paraId="21FFAE60" w14:textId="3EE9BE08" w:rsidR="0048733A" w:rsidRPr="00EC37B9" w:rsidRDefault="0048733A" w:rsidP="0048733A">
      <w:pPr>
        <w:pStyle w:val="Heading2"/>
        <w:rPr>
          <w:rFonts w:eastAsia="Times New Roman"/>
        </w:rPr>
      </w:pPr>
      <w:bookmarkStart w:id="4" w:name="_Toc116310213"/>
      <w:bookmarkStart w:id="5" w:name="_Toc116377624"/>
      <w:bookmarkStart w:id="6" w:name="_Toc117012698"/>
      <w:r w:rsidRPr="00EC37B9">
        <w:rPr>
          <w:rFonts w:eastAsia="Times New Roman"/>
        </w:rPr>
        <w:t xml:space="preserve"> </w:t>
      </w:r>
      <w:bookmarkStart w:id="7" w:name="_Toc126660882"/>
      <w:proofErr w:type="spellStart"/>
      <w:r w:rsidRPr="00EC37B9">
        <w:rPr>
          <w:rFonts w:eastAsia="Times New Roman"/>
        </w:rPr>
        <w:t>Cieľ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katalógu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požiadaviek</w:t>
      </w:r>
      <w:bookmarkEnd w:id="4"/>
      <w:bookmarkEnd w:id="5"/>
      <w:bookmarkEnd w:id="6"/>
      <w:bookmarkEnd w:id="7"/>
      <w:proofErr w:type="spellEnd"/>
    </w:p>
    <w:p w14:paraId="68D16380" w14:textId="77777777" w:rsidR="0048733A" w:rsidRPr="00EC37B9" w:rsidRDefault="0048733A" w:rsidP="0034148E">
      <w:pPr>
        <w:spacing w:line="276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Tento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dokument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je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súhrnom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požiadaviek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projekt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„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zber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pre </w:t>
      </w:r>
      <w:proofErr w:type="spellStart"/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t>dispečerov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vznikol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rámci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predmetu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Tvorba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Informačných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systémov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Fakulte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matematiky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fyziky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informatiky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Univerzity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Komenského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Bratislave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Dokument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bol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vytvorený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základe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požiadaviek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spísaných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emailovej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komunikácie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stretnutiach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lastRenderedPageBreak/>
        <w:t>zadávateľom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Slúži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všetkým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osobám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zapojeným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vývoja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tohoto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E32268" w14:textId="77777777" w:rsidR="0048733A" w:rsidRPr="00EC37B9" w:rsidRDefault="0048733A" w:rsidP="0048733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BABC1C0" w14:textId="28A064C3" w:rsidR="0048733A" w:rsidRPr="00EC37B9" w:rsidRDefault="0048733A" w:rsidP="0048733A">
      <w:pPr>
        <w:pStyle w:val="Heading2"/>
        <w:rPr>
          <w:rFonts w:eastAsia="Times New Roman"/>
        </w:rPr>
      </w:pPr>
      <w:bookmarkStart w:id="8" w:name="_Toc116310214"/>
      <w:bookmarkStart w:id="9" w:name="_Toc116377625"/>
      <w:bookmarkStart w:id="10" w:name="_Toc117012699"/>
      <w:bookmarkStart w:id="11" w:name="_Toc126660883"/>
      <w:proofErr w:type="spellStart"/>
      <w:r w:rsidRPr="00EC37B9">
        <w:rPr>
          <w:rFonts w:eastAsia="Times New Roman"/>
        </w:rPr>
        <w:t>Rozsah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využitia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systému</w:t>
      </w:r>
      <w:bookmarkEnd w:id="8"/>
      <w:bookmarkEnd w:id="9"/>
      <w:bookmarkEnd w:id="10"/>
      <w:bookmarkEnd w:id="11"/>
      <w:proofErr w:type="spellEnd"/>
    </w:p>
    <w:p w14:paraId="0734D804" w14:textId="77777777" w:rsidR="0048733A" w:rsidRPr="00EC37B9" w:rsidRDefault="0048733A" w:rsidP="0034148E">
      <w:pPr>
        <w:spacing w:line="276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cieľom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je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vyvinúť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nahrádzať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existujúci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sledovanie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Nahradenie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zabezpečí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aby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zadávateľ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vedel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zadávať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iba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svojej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firmy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vedel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efektívne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iba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relevantných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dátach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14FCF46" w14:textId="77777777" w:rsidR="0048733A" w:rsidRPr="00EC37B9" w:rsidRDefault="0048733A" w:rsidP="0048733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DCF5E49" w14:textId="0D55EE23" w:rsidR="0048733A" w:rsidRPr="00EC37B9" w:rsidRDefault="0048733A" w:rsidP="0048733A">
      <w:pPr>
        <w:pStyle w:val="Heading2"/>
        <w:rPr>
          <w:rFonts w:eastAsia="Times New Roman"/>
        </w:rPr>
      </w:pPr>
      <w:bookmarkStart w:id="12" w:name="_Toc116310215"/>
      <w:bookmarkStart w:id="13" w:name="_Toc116377626"/>
      <w:bookmarkStart w:id="14" w:name="_Toc117012700"/>
      <w:bookmarkStart w:id="15" w:name="_Toc126660884"/>
      <w:proofErr w:type="spellStart"/>
      <w:r w:rsidRPr="00EC37B9">
        <w:rPr>
          <w:rFonts w:eastAsia="Times New Roman"/>
        </w:rPr>
        <w:t>Slovník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pojmov</w:t>
      </w:r>
      <w:bookmarkEnd w:id="12"/>
      <w:bookmarkEnd w:id="13"/>
      <w:bookmarkEnd w:id="14"/>
      <w:bookmarkEnd w:id="15"/>
      <w:proofErr w:type="spellEnd"/>
    </w:p>
    <w:p w14:paraId="3DE3403B" w14:textId="4945CAAA" w:rsidR="0048733A" w:rsidRPr="00EC37B9" w:rsidRDefault="0048733A" w:rsidP="007F1B44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Full truck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plne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kamión</w:t>
      </w:r>
      <w:proofErr w:type="spellEnd"/>
    </w:p>
    <w:p w14:paraId="5223EFEC" w14:textId="7CC64800" w:rsidR="0048733A" w:rsidRPr="00EC37B9" w:rsidRDefault="0048733A" w:rsidP="0048733A">
      <w:pPr>
        <w:pStyle w:val="Heading2"/>
        <w:rPr>
          <w:rFonts w:eastAsia="Times New Roman"/>
        </w:rPr>
      </w:pPr>
      <w:bookmarkStart w:id="16" w:name="_Toc116310216"/>
      <w:bookmarkStart w:id="17" w:name="_Toc116377627"/>
      <w:bookmarkStart w:id="18" w:name="_Toc117012701"/>
      <w:bookmarkStart w:id="19" w:name="_Toc126660885"/>
      <w:proofErr w:type="spellStart"/>
      <w:r w:rsidRPr="00EC37B9">
        <w:rPr>
          <w:rFonts w:eastAsia="Times New Roman"/>
        </w:rPr>
        <w:t>Prehľad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nasledujúcich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kapitol</w:t>
      </w:r>
      <w:bookmarkEnd w:id="16"/>
      <w:bookmarkEnd w:id="17"/>
      <w:bookmarkEnd w:id="18"/>
      <w:bookmarkEnd w:id="19"/>
      <w:proofErr w:type="spellEnd"/>
    </w:p>
    <w:p w14:paraId="47B81E6E" w14:textId="77777777" w:rsidR="0048733A" w:rsidRPr="00EC37B9" w:rsidRDefault="0048733A" w:rsidP="00043E14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nasledujúcich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kapitolách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je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opísaná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celková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funkcionalita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systému</w:t>
      </w:r>
      <w:proofErr w:type="spellEnd"/>
    </w:p>
    <w:p w14:paraId="7A3AC64E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BD6A8F4" w14:textId="35FB0F94" w:rsidR="0048733A" w:rsidRPr="00EC37B9" w:rsidRDefault="0048733A" w:rsidP="0048733A">
      <w:pPr>
        <w:pStyle w:val="Heading1"/>
        <w:rPr>
          <w:rFonts w:eastAsia="Times New Roman"/>
        </w:rPr>
      </w:pPr>
      <w:bookmarkStart w:id="20" w:name="_Toc116310217"/>
      <w:bookmarkStart w:id="21" w:name="_Toc116377628"/>
      <w:bookmarkStart w:id="22" w:name="_Toc117012702"/>
      <w:r w:rsidRPr="00EC37B9">
        <w:rPr>
          <w:rFonts w:eastAsia="Times New Roman"/>
        </w:rPr>
        <w:t xml:space="preserve"> </w:t>
      </w:r>
      <w:bookmarkStart w:id="23" w:name="_Toc126660886"/>
      <w:proofErr w:type="spellStart"/>
      <w:r w:rsidRPr="00EC37B9">
        <w:rPr>
          <w:rFonts w:eastAsia="Times New Roman"/>
        </w:rPr>
        <w:t>Všeobecný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popis</w:t>
      </w:r>
      <w:bookmarkEnd w:id="20"/>
      <w:bookmarkEnd w:id="21"/>
      <w:bookmarkEnd w:id="22"/>
      <w:bookmarkEnd w:id="23"/>
      <w:proofErr w:type="spellEnd"/>
    </w:p>
    <w:p w14:paraId="351C73FB" w14:textId="77777777" w:rsidR="0048733A" w:rsidRPr="00EC37B9" w:rsidRDefault="0048733A" w:rsidP="00175E7C">
      <w:pPr>
        <w:pStyle w:val="Heading2"/>
        <w:numPr>
          <w:ilvl w:val="0"/>
          <w:numId w:val="0"/>
        </w:numPr>
        <w:ind w:left="1428"/>
        <w:rPr>
          <w:rFonts w:eastAsia="Times New Roman"/>
        </w:rPr>
      </w:pPr>
      <w:bookmarkStart w:id="24" w:name="_Toc116310218"/>
      <w:bookmarkStart w:id="25" w:name="_Toc116377629"/>
      <w:bookmarkStart w:id="26" w:name="_Toc117012703"/>
      <w:bookmarkStart w:id="27" w:name="_Toc126660887"/>
      <w:r w:rsidRPr="00EC37B9">
        <w:rPr>
          <w:rFonts w:eastAsia="Times New Roman"/>
        </w:rPr>
        <w:t xml:space="preserve">2.1 </w:t>
      </w:r>
      <w:proofErr w:type="spellStart"/>
      <w:r w:rsidRPr="00EC37B9">
        <w:rPr>
          <w:rFonts w:eastAsia="Times New Roman"/>
        </w:rPr>
        <w:t>Perspektíva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systému</w:t>
      </w:r>
      <w:bookmarkEnd w:id="24"/>
      <w:bookmarkEnd w:id="25"/>
      <w:bookmarkEnd w:id="26"/>
      <w:bookmarkEnd w:id="27"/>
      <w:proofErr w:type="spellEnd"/>
    </w:p>
    <w:p w14:paraId="1F9A27C5" w14:textId="77777777" w:rsidR="0048733A" w:rsidRPr="00EC37B9" w:rsidRDefault="0048733A" w:rsidP="00175E7C">
      <w:pPr>
        <w:spacing w:line="276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slúžiť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spoločnosti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GEFCO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sledovanie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interných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Pôjde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o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náhradu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doterajšieho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spôsobu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sledovania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zjednoduší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sprehľadní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jednotlivých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spoločnosti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F48442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A82D40E" w14:textId="77777777" w:rsidR="0048733A" w:rsidRPr="00EC37B9" w:rsidRDefault="0048733A" w:rsidP="00175E7C">
      <w:pPr>
        <w:pStyle w:val="Heading2"/>
        <w:numPr>
          <w:ilvl w:val="0"/>
          <w:numId w:val="0"/>
        </w:numPr>
        <w:ind w:left="1428"/>
        <w:rPr>
          <w:rFonts w:eastAsia="Times New Roman"/>
        </w:rPr>
      </w:pPr>
      <w:bookmarkStart w:id="28" w:name="_Toc116310219"/>
      <w:bookmarkStart w:id="29" w:name="_Toc116377630"/>
      <w:bookmarkStart w:id="30" w:name="_Toc117012704"/>
      <w:bookmarkStart w:id="31" w:name="_Toc126660888"/>
      <w:r w:rsidRPr="00EC37B9">
        <w:rPr>
          <w:rFonts w:eastAsia="Times New Roman"/>
        </w:rPr>
        <w:t xml:space="preserve">2.2 </w:t>
      </w:r>
      <w:proofErr w:type="spellStart"/>
      <w:r w:rsidRPr="00EC37B9">
        <w:rPr>
          <w:rFonts w:eastAsia="Times New Roman"/>
        </w:rPr>
        <w:t>Funkcie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systému</w:t>
      </w:r>
      <w:bookmarkEnd w:id="28"/>
      <w:bookmarkEnd w:id="29"/>
      <w:bookmarkEnd w:id="30"/>
      <w:bookmarkEnd w:id="31"/>
      <w:proofErr w:type="spellEnd"/>
    </w:p>
    <w:p w14:paraId="080E1580" w14:textId="77777777" w:rsidR="0048733A" w:rsidRPr="00EC37B9" w:rsidRDefault="0048733A" w:rsidP="00336B00">
      <w:pPr>
        <w:spacing w:line="276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Úlohou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sledovanie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rámci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spoločnosti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GEFCO.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pracovať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s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údajmi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zadávanými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dispečermi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zadávané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priamo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základe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miesta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dátumu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schopný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prezerať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pridávať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novú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upravovať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existujúcu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Ak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lastRenderedPageBreak/>
        <w:t>preprava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nebude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zmazaná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manuálne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automaticky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vymaže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uplynutí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týždňa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od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dátumu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nákladky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k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dispozícii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detail o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taktiež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kontakt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dispečera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vytvoril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5B7F15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270938" w14:textId="77777777" w:rsidR="0048733A" w:rsidRPr="00EC37B9" w:rsidRDefault="0048733A" w:rsidP="00DB75A7">
      <w:pPr>
        <w:pStyle w:val="Heading2"/>
        <w:numPr>
          <w:ilvl w:val="0"/>
          <w:numId w:val="0"/>
        </w:numPr>
        <w:ind w:left="1428"/>
        <w:rPr>
          <w:rFonts w:eastAsia="Times New Roman"/>
        </w:rPr>
      </w:pPr>
      <w:bookmarkStart w:id="32" w:name="_Toc116310220"/>
      <w:bookmarkStart w:id="33" w:name="_Toc116377631"/>
      <w:bookmarkStart w:id="34" w:name="_Toc117012705"/>
      <w:bookmarkStart w:id="35" w:name="_Toc126660889"/>
      <w:r w:rsidRPr="00EC37B9">
        <w:rPr>
          <w:rFonts w:eastAsia="Times New Roman"/>
        </w:rPr>
        <w:t xml:space="preserve">2.3 </w:t>
      </w:r>
      <w:proofErr w:type="spellStart"/>
      <w:r w:rsidRPr="00EC37B9">
        <w:rPr>
          <w:rFonts w:eastAsia="Times New Roman"/>
        </w:rPr>
        <w:t>Charakteristika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používateľa</w:t>
      </w:r>
      <w:bookmarkEnd w:id="32"/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systému</w:t>
      </w:r>
      <w:bookmarkEnd w:id="33"/>
      <w:bookmarkEnd w:id="34"/>
      <w:bookmarkEnd w:id="35"/>
      <w:proofErr w:type="spellEnd"/>
    </w:p>
    <w:p w14:paraId="389972D9" w14:textId="17B60F02" w:rsidR="0048733A" w:rsidRPr="00EC37B9" w:rsidRDefault="0048733A" w:rsidP="00DB75A7">
      <w:pPr>
        <w:spacing w:line="276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pracovať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iba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s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jedným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k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všetkým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uloženým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dátam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databáze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6A7D65" w14:textId="77777777" w:rsidR="00105FE1" w:rsidRPr="00EC37B9" w:rsidRDefault="00105FE1" w:rsidP="00DB75A7">
      <w:pPr>
        <w:spacing w:line="276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D7CFF0" w14:textId="77777777" w:rsidR="0048733A" w:rsidRPr="00EC37B9" w:rsidRDefault="0048733A" w:rsidP="00564C6D">
      <w:pPr>
        <w:pStyle w:val="Heading2"/>
        <w:numPr>
          <w:ilvl w:val="0"/>
          <w:numId w:val="0"/>
        </w:numPr>
        <w:ind w:left="1428"/>
        <w:rPr>
          <w:rFonts w:eastAsia="Times New Roman"/>
        </w:rPr>
      </w:pPr>
      <w:bookmarkStart w:id="36" w:name="_Toc116310221"/>
      <w:bookmarkStart w:id="37" w:name="_Toc116377632"/>
      <w:bookmarkStart w:id="38" w:name="_Toc117012706"/>
      <w:bookmarkStart w:id="39" w:name="_Toc126660890"/>
      <w:r w:rsidRPr="00EC37B9">
        <w:rPr>
          <w:rFonts w:eastAsia="Times New Roman"/>
        </w:rPr>
        <w:t xml:space="preserve">2.4 </w:t>
      </w:r>
      <w:proofErr w:type="spellStart"/>
      <w:r w:rsidRPr="00EC37B9">
        <w:rPr>
          <w:rFonts w:eastAsia="Times New Roman"/>
        </w:rPr>
        <w:t>Všeobecné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obmedzenia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systému</w:t>
      </w:r>
      <w:bookmarkEnd w:id="36"/>
      <w:bookmarkEnd w:id="37"/>
      <w:bookmarkEnd w:id="38"/>
      <w:bookmarkEnd w:id="39"/>
      <w:proofErr w:type="spellEnd"/>
    </w:p>
    <w:p w14:paraId="7F51139C" w14:textId="10A9A64C" w:rsidR="0048733A" w:rsidRPr="00EC37B9" w:rsidRDefault="0048733A" w:rsidP="00072E1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musí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k PostgreSQL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databáze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 k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knižniciam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5D7D96" w14:textId="77777777" w:rsidR="00751CF1" w:rsidRPr="00EC37B9" w:rsidRDefault="00751CF1" w:rsidP="00072E19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46A3763" w14:textId="77777777" w:rsidR="0048733A" w:rsidRPr="00EC37B9" w:rsidRDefault="0048733A" w:rsidP="00751CF1">
      <w:pPr>
        <w:pStyle w:val="Heading2"/>
        <w:numPr>
          <w:ilvl w:val="0"/>
          <w:numId w:val="0"/>
        </w:numPr>
        <w:ind w:left="1428"/>
        <w:rPr>
          <w:rFonts w:eastAsia="Times New Roman"/>
        </w:rPr>
      </w:pPr>
      <w:bookmarkStart w:id="40" w:name="_Toc116310222"/>
      <w:bookmarkStart w:id="41" w:name="_Toc116377633"/>
      <w:bookmarkStart w:id="42" w:name="_Toc117012707"/>
      <w:bookmarkStart w:id="43" w:name="_Toc126660891"/>
      <w:r w:rsidRPr="00EC37B9">
        <w:rPr>
          <w:rFonts w:eastAsia="Times New Roman"/>
        </w:rPr>
        <w:t xml:space="preserve">2.5 </w:t>
      </w:r>
      <w:proofErr w:type="spellStart"/>
      <w:r w:rsidRPr="00EC37B9">
        <w:rPr>
          <w:rFonts w:eastAsia="Times New Roman"/>
        </w:rPr>
        <w:t>Predpoklady</w:t>
      </w:r>
      <w:proofErr w:type="spellEnd"/>
      <w:r w:rsidRPr="00EC37B9">
        <w:rPr>
          <w:rFonts w:eastAsia="Times New Roman"/>
        </w:rPr>
        <w:t xml:space="preserve"> a </w:t>
      </w:r>
      <w:proofErr w:type="spellStart"/>
      <w:r w:rsidRPr="00EC37B9">
        <w:rPr>
          <w:rFonts w:eastAsia="Times New Roman"/>
        </w:rPr>
        <w:t>závislosti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systému</w:t>
      </w:r>
      <w:bookmarkEnd w:id="40"/>
      <w:bookmarkEnd w:id="41"/>
      <w:bookmarkEnd w:id="42"/>
      <w:bookmarkEnd w:id="43"/>
      <w:proofErr w:type="spellEnd"/>
    </w:p>
    <w:p w14:paraId="59DBCA92" w14:textId="77777777" w:rsidR="0048733A" w:rsidRPr="00EC37B9" w:rsidRDefault="0048733A" w:rsidP="00827282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commentRangeStart w:id="44"/>
      <w:commentRangeEnd w:id="44"/>
      <w:r w:rsidRPr="00EC37B9">
        <w:rPr>
          <w:rStyle w:val="CommentReference"/>
          <w:rFonts w:ascii="Times New Roman" w:hAnsi="Times New Roman" w:cs="Times New Roman"/>
        </w:rPr>
        <w:commentReference w:id="44"/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Predpokladá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že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bez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problémov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konfliktov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zvládať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súčasné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viacerými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používateľmi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naraz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5FF73BAC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AB92042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1B175799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9885754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E8B2E0C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C7257DB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9A129B3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6C99A41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F2FB4D6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54394E15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5755B63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723FC40C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1350ED75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22B266F7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124D3D2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CDEDAB4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C792D2B" w14:textId="77777777" w:rsidR="0048733A" w:rsidRPr="00EC37B9" w:rsidRDefault="0048733A" w:rsidP="0048733A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0FC6952E" w14:textId="7B4EEE63" w:rsidR="0048733A" w:rsidRPr="00EC37B9" w:rsidRDefault="0048733A" w:rsidP="0048733A">
      <w:pPr>
        <w:pStyle w:val="Heading1"/>
        <w:rPr>
          <w:rFonts w:eastAsia="Times New Roman"/>
        </w:rPr>
      </w:pPr>
      <w:bookmarkStart w:id="45" w:name="_Toc116310223"/>
      <w:bookmarkStart w:id="46" w:name="_Toc116377634"/>
      <w:bookmarkStart w:id="47" w:name="_Toc117012708"/>
      <w:r w:rsidRPr="00EC37B9">
        <w:rPr>
          <w:rFonts w:eastAsia="Times New Roman"/>
        </w:rPr>
        <w:t xml:space="preserve"> </w:t>
      </w:r>
      <w:bookmarkStart w:id="48" w:name="_Toc126660892"/>
      <w:proofErr w:type="spellStart"/>
      <w:r w:rsidRPr="00EC37B9">
        <w:rPr>
          <w:rFonts w:eastAsia="Times New Roman"/>
        </w:rPr>
        <w:t>Špecifické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požiadavky</w:t>
      </w:r>
      <w:bookmarkEnd w:id="45"/>
      <w:bookmarkEnd w:id="46"/>
      <w:bookmarkEnd w:id="47"/>
      <w:bookmarkEnd w:id="48"/>
      <w:proofErr w:type="spellEnd"/>
    </w:p>
    <w:p w14:paraId="5055AEEC" w14:textId="77777777" w:rsidR="0048733A" w:rsidRPr="00EC37B9" w:rsidRDefault="0048733A" w:rsidP="00905568">
      <w:pPr>
        <w:pStyle w:val="Heading2"/>
        <w:numPr>
          <w:ilvl w:val="0"/>
          <w:numId w:val="0"/>
        </w:numPr>
        <w:ind w:left="1428"/>
        <w:rPr>
          <w:rFonts w:eastAsia="Times New Roman"/>
        </w:rPr>
      </w:pPr>
      <w:bookmarkStart w:id="49" w:name="_Toc116310224"/>
      <w:bookmarkStart w:id="50" w:name="_Toc116377635"/>
      <w:bookmarkStart w:id="51" w:name="_Toc117012709"/>
      <w:bookmarkStart w:id="52" w:name="_Toc126660893"/>
      <w:r w:rsidRPr="00EC37B9">
        <w:rPr>
          <w:rFonts w:eastAsia="Times New Roman"/>
        </w:rPr>
        <w:t xml:space="preserve">3.1 </w:t>
      </w:r>
      <w:bookmarkEnd w:id="49"/>
      <w:bookmarkEnd w:id="50"/>
      <w:bookmarkEnd w:id="51"/>
      <w:proofErr w:type="spellStart"/>
      <w:r w:rsidRPr="00EC37B9">
        <w:rPr>
          <w:rFonts w:eastAsia="Times New Roman"/>
        </w:rPr>
        <w:t>Funkčné</w:t>
      </w:r>
      <w:proofErr w:type="spellEnd"/>
      <w:r w:rsidRPr="00EC37B9">
        <w:rPr>
          <w:rFonts w:eastAsia="Times New Roman"/>
        </w:rPr>
        <w:t xml:space="preserve"> </w:t>
      </w:r>
      <w:proofErr w:type="spellStart"/>
      <w:r w:rsidRPr="00EC37B9">
        <w:rPr>
          <w:rFonts w:eastAsia="Times New Roman"/>
        </w:rPr>
        <w:t>požiadavky</w:t>
      </w:r>
      <w:bookmarkEnd w:id="52"/>
      <w:proofErr w:type="spellEnd"/>
    </w:p>
    <w:p w14:paraId="022469D5" w14:textId="77777777" w:rsidR="0048733A" w:rsidRPr="00EC37B9" w:rsidRDefault="0048733A" w:rsidP="0048733A">
      <w:pPr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I -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prioritné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požiadavky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FCB88A" w14:textId="77777777" w:rsidR="0048733A" w:rsidRPr="00EC37B9" w:rsidRDefault="0048733A" w:rsidP="0048733A">
      <w:pPr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L -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menej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prioritné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požiadavky</w:t>
      </w:r>
      <w:proofErr w:type="spellEnd"/>
    </w:p>
    <w:p w14:paraId="7F406DC2" w14:textId="77777777" w:rsidR="0048733A" w:rsidRPr="00EC37B9" w:rsidRDefault="0048733A" w:rsidP="0048733A">
      <w:pPr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M </w:t>
      </w:r>
      <w:proofErr w:type="gramStart"/>
      <w:r w:rsidRPr="00EC37B9">
        <w:rPr>
          <w:rFonts w:ascii="Times New Roman" w:hAnsi="Times New Roman" w:cs="Times New Roman"/>
          <w:sz w:val="28"/>
          <w:szCs w:val="28"/>
        </w:rPr>
        <w:t xml:space="preserve">- 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požiadavky</w:t>
      </w:r>
      <w:proofErr w:type="spellEnd"/>
      <w:proofErr w:type="gram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týkajúce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spravovania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prepráv</w:t>
      </w:r>
      <w:proofErr w:type="spellEnd"/>
    </w:p>
    <w:p w14:paraId="65BFA455" w14:textId="77777777" w:rsidR="0048733A" w:rsidRPr="00EC37B9" w:rsidRDefault="0048733A" w:rsidP="0048733A">
      <w:pPr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U </w:t>
      </w:r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požiadavky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týkajúce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správy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uživateľov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skupín</w:t>
      </w:r>
      <w:proofErr w:type="spellEnd"/>
    </w:p>
    <w:p w14:paraId="041050A3" w14:textId="77777777" w:rsidR="0048733A" w:rsidRPr="00EC37B9" w:rsidRDefault="0048733A" w:rsidP="0048733A">
      <w:pPr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S </w:t>
      </w:r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požiadavky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týkajúce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  <w:lang w:val="en-GB"/>
        </w:rPr>
        <w:t>bezpečnosti</w:t>
      </w:r>
      <w:proofErr w:type="spellEnd"/>
    </w:p>
    <w:p w14:paraId="00F22515" w14:textId="77777777" w:rsidR="0048733A" w:rsidRPr="00EC37B9" w:rsidRDefault="0048733A" w:rsidP="0048733A">
      <w:pPr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</w:rPr>
        <w:pict w14:anchorId="3891285F">
          <v:rect id="_x0000_i1031" style="width:453.6pt;height:1pt" o:hralign="center" o:hrstd="t" o:hrnoshade="t" o:hr="t" fillcolor="black [3213]" stroked="f"/>
        </w:pict>
      </w:r>
    </w:p>
    <w:p w14:paraId="64853C04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S1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rozoznávať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role, admin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5C57CB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Rola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admina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slúžiť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spravovanie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prístupov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A0F317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Rola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slúžiť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konkrétnemu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používateľovi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9AAC38" w14:textId="77777777" w:rsidR="0048733A" w:rsidRPr="00EC37B9" w:rsidRDefault="0048733A" w:rsidP="0048733A">
      <w:pPr>
        <w:pStyle w:val="ListParagraph"/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34CDCBB8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S2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- 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>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prideľované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konkrétnu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pobočku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0D107C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E3E3931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S3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nastavované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čítanie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čítanie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písanie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alebo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zamietnutý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24E5F7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697146A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S4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môže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k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dátam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z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jednej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viacerých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F6FE9F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A930AFB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S5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možné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vytvárať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prideľované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(S3) pre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konkrétne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pobočky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190457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8C8708B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S5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môže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byť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zaradený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konkrétnych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skupín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čím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získava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následne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ich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9276C2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9E2F0C1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5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vytvorení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konta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adminom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automaticky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aktívne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3AF4C1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ACC6562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S7 -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>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prípade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zabudnutého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hesla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možnosť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požiadať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nové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heslo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mu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zaslané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prostredníctvom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emailu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emailovú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adresu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5A2F34" w14:textId="77777777" w:rsidR="0048733A" w:rsidRPr="00EC37B9" w:rsidRDefault="0048733A" w:rsidP="0048733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D1A620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U-I1 -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spustení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zobrazí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možnosť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prihlásenia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emailovej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adresy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hesla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DED0FE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04A964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M-I1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prejdení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z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prihlasovacieho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rozhrania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zobrazí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rozhranie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34AC0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B79778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M-I2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rozhranie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disponovať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panelom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tlačidlami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novej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vstupnými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elementami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zadanie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údajov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o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vyhľadávanej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miesto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dátum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)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stredovým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panelom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zobrazovať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výsledky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3AA9D7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926F60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M-I3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tlačidlo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add“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následne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vyplní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údaje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o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vytváranej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M-I4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EC7A0A5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B6AD400" w14:textId="77777777" w:rsidR="0048733A" w:rsidRPr="00EC37B9" w:rsidRDefault="0048733A" w:rsidP="0048733A">
      <w:pPr>
        <w:pStyle w:val="ListParagraph"/>
        <w:spacing w:beforeAutospacing="1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53D9B8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M-I4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novej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disponovať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poliami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7D439E3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Miesto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</w:p>
    <w:p w14:paraId="23BDB5B3" w14:textId="77777777" w:rsidR="0048733A" w:rsidRPr="00EC37B9" w:rsidRDefault="0048733A" w:rsidP="0048733A">
      <w:pPr>
        <w:pStyle w:val="ListParagraph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psč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textový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reťazec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maximálna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dĺžka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znakov</w:t>
      </w:r>
      <w:proofErr w:type="spellEnd"/>
    </w:p>
    <w:p w14:paraId="3FF04DCC" w14:textId="77777777" w:rsidR="0048733A" w:rsidRPr="00EC37B9" w:rsidRDefault="0048733A" w:rsidP="0048733A">
      <w:pPr>
        <w:pStyle w:val="ListParagraph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mesto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textový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reťazec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maximálna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dĺžka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70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znakov</w:t>
      </w:r>
      <w:proofErr w:type="spellEnd"/>
    </w:p>
    <w:p w14:paraId="00E566AD" w14:textId="77777777" w:rsidR="0048733A" w:rsidRPr="00EC37B9" w:rsidRDefault="0048733A" w:rsidP="0048733A">
      <w:pPr>
        <w:pStyle w:val="ListParagraph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krajina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(</w:t>
      </w:r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FR, DE, SK, CZ,  ...) 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textový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reťazec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maximálna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dĺžka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znaky</w:t>
      </w:r>
      <w:proofErr w:type="spellEnd"/>
    </w:p>
    <w:p w14:paraId="7BA0ACF9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Dátum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čas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dátum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čas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(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24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hodinový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formát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E18BA27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Miesto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</w:p>
    <w:p w14:paraId="75AA4C8C" w14:textId="77777777" w:rsidR="0048733A" w:rsidRPr="00EC37B9" w:rsidRDefault="0048733A" w:rsidP="0048733A">
      <w:pPr>
        <w:pStyle w:val="ListParagraph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psč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textový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reťazec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maximálna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dĺžka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znakov</w:t>
      </w:r>
      <w:proofErr w:type="spellEnd"/>
    </w:p>
    <w:p w14:paraId="214783A8" w14:textId="77777777" w:rsidR="0048733A" w:rsidRPr="00EC37B9" w:rsidRDefault="0048733A" w:rsidP="0048733A">
      <w:pPr>
        <w:pStyle w:val="ListParagraph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mesto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textový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reťazec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maximálna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dĺžka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70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znakov</w:t>
      </w:r>
      <w:proofErr w:type="spellEnd"/>
    </w:p>
    <w:p w14:paraId="4F9293FB" w14:textId="77777777" w:rsidR="0048733A" w:rsidRPr="00EC37B9" w:rsidRDefault="0048733A" w:rsidP="0048733A">
      <w:pPr>
        <w:pStyle w:val="ListParagraph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krajina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(</w:t>
      </w:r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FR, DE, SK, CZ,  ...) 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textový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reťazec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maximálna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dĺžka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znaky</w:t>
      </w:r>
      <w:proofErr w:type="spellEnd"/>
    </w:p>
    <w:p w14:paraId="4543D6C1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Dátum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čas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vyloženia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dátum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čas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(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24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hodinový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formát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6928A65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 LDM –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počet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ložných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metrov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(</w:t>
      </w:r>
      <w:proofErr w:type="gramEnd"/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GB"/>
              </w:rPr>
              <m:t>2</m:t>
            </m:r>
          </m:sup>
        </m:sSup>
      </m:oMath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)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desatinné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číslo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(0 - 100)</w:t>
      </w:r>
    </w:p>
    <w:p w14:paraId="4ED42E31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Weight –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váha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nakládky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(kg)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desatinné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t>číslo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>0 - 100 000)</w:t>
      </w:r>
    </w:p>
    <w:p w14:paraId="3CFCDE0D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Poznámky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k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textové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pole</w:t>
      </w:r>
    </w:p>
    <w:p w14:paraId="4BDF60CE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3918EA2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</w:t>
      </w: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5</w:t>
      </w:r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novej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disponovať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tlačidlom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„</w:t>
      </w:r>
      <w:proofErr w:type="gramStart"/>
      <w:r w:rsidRPr="00EC37B9">
        <w:rPr>
          <w:rFonts w:ascii="Times New Roman" w:eastAsia="Times New Roman" w:hAnsi="Times New Roman" w:cs="Times New Roman"/>
          <w:sz w:val="28"/>
          <w:szCs w:val="28"/>
        </w:rPr>
        <w:t>Add“</w:t>
      </w:r>
      <w:proofErr w:type="gram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C7DA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14B85C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M-I6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(M-I</w:t>
      </w:r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5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rozhranie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163CE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8ED37F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</w:t>
      </w: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7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polí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následnom</w:t>
      </w:r>
      <w:proofErr w:type="spellEnd"/>
      <w:del w:id="53" w:author="Petrovič Pavel" w:date="2022-10-17T22:38:00Z">
        <w:r w:rsidRPr="00EC37B9" w:rsidDel="00194605">
          <w:rPr>
            <w:rFonts w:ascii="Times New Roman" w:eastAsia="Times New Roman" w:hAnsi="Times New Roman" w:cs="Times New Roman"/>
            <w:sz w:val="28"/>
            <w:szCs w:val="28"/>
          </w:rPr>
          <w:delText>,</w:delText>
        </w:r>
      </w:del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tlačidlo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strede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hlavného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rozhrania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zobrazená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tabuľka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nájdených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spĺňajú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podmienky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vyhľadávania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546AB4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8E64BD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M-I8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Pre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každý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riadok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tabuľke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možnosť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tento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riadok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upraviť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alebo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kliknutia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príslušné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tlačidlo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, 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prípade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že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túto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akciu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oprávnenie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2BB8F7D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07C664F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M-I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úpravu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otvorí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vyplnený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rovnaký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ako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vytváraní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možné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modifikovať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F6DAB82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D5966A6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M-L1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Pred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uložením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zmien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opýta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chce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permanentne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uložiť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zmeny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potvrdení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naspäť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rozhranie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C3F8FF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M-L2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presmerovaní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naspäť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hlavné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rozhranie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ostáva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užívateľovi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vyfiltrovaná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tabuľka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videl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pred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akciou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úpravy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či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zmenami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vykonal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3430DF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3439382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ML-3 – 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>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prípade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ak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zmaže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bola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zmazaná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niekým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iným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dostane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informáciu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že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bola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zmazaná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7EBA6A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C26CB2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M-L3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Po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otvorí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okno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potvrdiť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D0A9A0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B084B79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U-I2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admina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zobrazovať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možnosť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prejsť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s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nástrojom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manažovania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používateľov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skupín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prístupových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442D76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A90CCCE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U-I3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Admin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môcť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nástroja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(U-I2)</w:t>
      </w:r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:</w:t>
      </w:r>
    </w:p>
    <w:p w14:paraId="700DB281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885FD7E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vytvoriť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skupinu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,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následne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im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prideľovať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(S3)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5AA3B7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Upraviť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konta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skupiny</w:t>
      </w:r>
      <w:proofErr w:type="spellEnd"/>
    </w:p>
    <w:p w14:paraId="5B476E42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Zmazať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konto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skupinu</w:t>
      </w:r>
      <w:proofErr w:type="spellEnd"/>
    </w:p>
    <w:p w14:paraId="5E5DBE74" w14:textId="77777777" w:rsidR="0048733A" w:rsidRPr="00EC37B9" w:rsidRDefault="0048733A" w:rsidP="0048733A">
      <w:pPr>
        <w:pStyle w:val="ListParagraph"/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4D60583C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U-I4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vytváraní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užívateľského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konta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vyplniť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polia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  <w:lang w:val="en-GB"/>
        </w:rPr>
        <w:t>:</w:t>
      </w:r>
    </w:p>
    <w:p w14:paraId="0425C573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Meno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</w:p>
    <w:p w14:paraId="3814837A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Emailová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adresa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</w:p>
    <w:p w14:paraId="0604A9BA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Pobočka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pod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zamestnanec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patrí</w:t>
      </w:r>
      <w:proofErr w:type="spellEnd"/>
    </w:p>
    <w:p w14:paraId="7BF00634" w14:textId="77777777" w:rsidR="0048733A" w:rsidRPr="00EC37B9" w:rsidRDefault="0048733A" w:rsidP="0048733A">
      <w:pPr>
        <w:pStyle w:val="ListParagraph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Heslo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možnosť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neskôr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zmeniť</w:t>
      </w:r>
      <w:proofErr w:type="spellEnd"/>
    </w:p>
    <w:p w14:paraId="422AFD97" w14:textId="77777777" w:rsidR="0048733A" w:rsidRPr="00EC37B9" w:rsidRDefault="0048733A" w:rsidP="0048733A">
      <w:pPr>
        <w:pStyle w:val="ListParagraph"/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64F57B6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U-I5 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vytváraní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zadať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názov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zvoliť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aspoň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jedno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oddelenie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vytváranej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skupine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pridelené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,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taktiež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prístupové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k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zvolenému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oddeleniu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(S3).</w:t>
      </w:r>
    </w:p>
    <w:p w14:paraId="2CE48A08" w14:textId="77777777" w:rsidR="0048733A" w:rsidRPr="00EC37B9" w:rsidRDefault="0048733A" w:rsidP="0048733A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900F20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U-I6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prideľovaní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užívateľovi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zvoliť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pobočku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, pre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ktorú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mu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právo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pridelené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, a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taktiež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o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aký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typ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práva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pôjde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(S3).</w:t>
      </w:r>
    </w:p>
    <w:p w14:paraId="6FA11DA2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2FAB5FB" w14:textId="77777777" w:rsidR="0048733A" w:rsidRPr="00EC37B9" w:rsidRDefault="0048733A" w:rsidP="0048733A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U-I7 - </w:t>
      </w:r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Admin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vedieť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pridať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novú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pobočku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systému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v 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prípade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rozšírenia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aplikácie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novej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eastAsia="Times New Roman" w:hAnsi="Times New Roman" w:cs="Times New Roman"/>
          <w:sz w:val="28"/>
          <w:szCs w:val="28"/>
        </w:rPr>
        <w:t>pobočky</w:t>
      </w:r>
      <w:proofErr w:type="spellEnd"/>
      <w:r w:rsidRPr="00EC37B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2427D7" w14:textId="77777777" w:rsidR="0048733A" w:rsidRPr="00EC37B9" w:rsidRDefault="0048733A" w:rsidP="0048733A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101652C" w14:textId="77777777" w:rsidR="00821951" w:rsidRPr="00EC37B9" w:rsidRDefault="00821951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CF63403" w14:textId="77777777" w:rsidR="00596D36" w:rsidRPr="00EC37B9" w:rsidRDefault="00596D36" w:rsidP="00397826">
      <w:pPr>
        <w:pStyle w:val="Heading1"/>
      </w:pPr>
      <w:bookmarkStart w:id="54" w:name="_Toc123059283"/>
      <w:bookmarkStart w:id="55" w:name="_Toc123059828"/>
      <w:bookmarkStart w:id="56" w:name="_Toc126660894"/>
      <w:r w:rsidRPr="00EC37B9">
        <w:t>Úvod</w:t>
      </w:r>
      <w:bookmarkEnd w:id="54"/>
      <w:bookmarkEnd w:id="55"/>
      <w:bookmarkEnd w:id="56"/>
    </w:p>
    <w:p w14:paraId="62EB85CA" w14:textId="0D34BCA6" w:rsidR="00596D36" w:rsidRPr="00EC37B9" w:rsidRDefault="00142B73" w:rsidP="00142B73">
      <w:pPr>
        <w:pStyle w:val="Heading2"/>
        <w:numPr>
          <w:ilvl w:val="0"/>
          <w:numId w:val="0"/>
        </w:numPr>
        <w:ind w:left="850"/>
      </w:pPr>
      <w:bookmarkStart w:id="57" w:name="_Toc123059284"/>
      <w:bookmarkStart w:id="58" w:name="_Toc123059829"/>
      <w:bookmarkStart w:id="59" w:name="_Toc126660895"/>
      <w:r w:rsidRPr="00EC37B9">
        <w:t xml:space="preserve">4.1 </w:t>
      </w:r>
      <w:proofErr w:type="spellStart"/>
      <w:r w:rsidR="00596D36" w:rsidRPr="00EC37B9">
        <w:t>Účel</w:t>
      </w:r>
      <w:proofErr w:type="spellEnd"/>
      <w:r w:rsidR="00596D36" w:rsidRPr="00EC37B9">
        <w:t xml:space="preserve"> </w:t>
      </w:r>
      <w:proofErr w:type="spellStart"/>
      <w:r w:rsidR="00596D36" w:rsidRPr="00EC37B9">
        <w:t>dokumentu</w:t>
      </w:r>
      <w:bookmarkEnd w:id="57"/>
      <w:bookmarkEnd w:id="58"/>
      <w:bookmarkEnd w:id="59"/>
      <w:proofErr w:type="spellEnd"/>
    </w:p>
    <w:p w14:paraId="0D77330D" w14:textId="77777777" w:rsidR="00596D36" w:rsidRPr="00EC37B9" w:rsidRDefault="00596D36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Tento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dokument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slúžiť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spísaný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návrh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systému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je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primárne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určený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vývojárov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systému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Dokument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obsahuje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informácie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pochopenie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funkcionality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spolu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implementáciou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4B99056E" w14:textId="77777777" w:rsidR="00596D36" w:rsidRPr="00EC37B9" w:rsidRDefault="00596D36" w:rsidP="00B914BD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49EBA60" w14:textId="5350AFEF" w:rsidR="00596D36" w:rsidRPr="00EC37B9" w:rsidRDefault="00364162" w:rsidP="00364162">
      <w:pPr>
        <w:pStyle w:val="Heading2"/>
        <w:numPr>
          <w:ilvl w:val="0"/>
          <w:numId w:val="0"/>
        </w:numPr>
        <w:ind w:left="850"/>
      </w:pPr>
      <w:bookmarkStart w:id="60" w:name="_Toc123059285"/>
      <w:bookmarkStart w:id="61" w:name="_Toc123059830"/>
      <w:bookmarkStart w:id="62" w:name="_Toc126660896"/>
      <w:r w:rsidRPr="00EC37B9">
        <w:t xml:space="preserve">4.2 </w:t>
      </w:r>
      <w:proofErr w:type="spellStart"/>
      <w:r w:rsidR="00596D36" w:rsidRPr="00EC37B9">
        <w:t>Zameranie</w:t>
      </w:r>
      <w:proofErr w:type="spellEnd"/>
      <w:r w:rsidR="00596D36" w:rsidRPr="00EC37B9">
        <w:t xml:space="preserve"> a </w:t>
      </w:r>
      <w:proofErr w:type="spellStart"/>
      <w:r w:rsidR="00596D36" w:rsidRPr="00EC37B9">
        <w:t>rozsah</w:t>
      </w:r>
      <w:bookmarkEnd w:id="60"/>
      <w:bookmarkEnd w:id="61"/>
      <w:bookmarkEnd w:id="62"/>
      <w:proofErr w:type="spellEnd"/>
    </w:p>
    <w:p w14:paraId="57740212" w14:textId="77777777" w:rsidR="00596D36" w:rsidRPr="00EC37B9" w:rsidRDefault="00596D36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pochopenie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prácu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týmto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dokumentom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predpokladá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že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oboznámený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dokumentom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názvom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Katalóg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požiadaviek</w:t>
      </w:r>
      <w:proofErr w:type="spellEnd"/>
      <w:r w:rsidR="004A3F87" w:rsidRPr="00EC37B9">
        <w:rPr>
          <w:rFonts w:ascii="Times New Roman" w:hAnsi="Times New Roman" w:cs="Times New Roman"/>
          <w:sz w:val="28"/>
          <w:szCs w:val="28"/>
        </w:rPr>
        <w:t xml:space="preserve"> a s </w:t>
      </w:r>
      <w:proofErr w:type="spellStart"/>
      <w:r w:rsidR="004A3F87"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="004A3F8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F87" w:rsidRPr="00EC37B9">
        <w:rPr>
          <w:rFonts w:ascii="Times New Roman" w:hAnsi="Times New Roman" w:cs="Times New Roman"/>
          <w:sz w:val="28"/>
          <w:szCs w:val="28"/>
        </w:rPr>
        <w:t>celkovým</w:t>
      </w:r>
      <w:proofErr w:type="spellEnd"/>
      <w:r w:rsidR="004A3F8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F87" w:rsidRPr="00EC37B9">
        <w:rPr>
          <w:rFonts w:ascii="Times New Roman" w:hAnsi="Times New Roman" w:cs="Times New Roman"/>
          <w:sz w:val="28"/>
          <w:szCs w:val="28"/>
        </w:rPr>
        <w:t>obsahom</w:t>
      </w:r>
      <w:proofErr w:type="spellEnd"/>
      <w:r w:rsidR="004A3F87" w:rsidRPr="00EC37B9">
        <w:rPr>
          <w:rFonts w:ascii="Times New Roman" w:hAnsi="Times New Roman" w:cs="Times New Roman"/>
          <w:sz w:val="28"/>
          <w:szCs w:val="28"/>
        </w:rPr>
        <w:t>.</w:t>
      </w:r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Tento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dokument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poskytuje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podrobný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návrh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implementácie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všetkých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bodov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uvedených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katalógu</w:t>
      </w:r>
      <w:proofErr w:type="spellEnd"/>
      <w:r w:rsidR="0086556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566" w:rsidRPr="00EC37B9">
        <w:rPr>
          <w:rFonts w:ascii="Times New Roman" w:hAnsi="Times New Roman" w:cs="Times New Roman"/>
          <w:sz w:val="28"/>
          <w:szCs w:val="28"/>
        </w:rPr>
        <w:t>požiadaviek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Obsahuje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opis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využitých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technológii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aj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kompletný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návrh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uživateľského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2550" w:rsidRPr="00EC37B9">
        <w:rPr>
          <w:rFonts w:ascii="Times New Roman" w:hAnsi="Times New Roman" w:cs="Times New Roman"/>
          <w:sz w:val="28"/>
          <w:szCs w:val="28"/>
        </w:rPr>
        <w:t>rozhrania</w:t>
      </w:r>
      <w:proofErr w:type="spellEnd"/>
      <w:r w:rsidR="00F22550" w:rsidRPr="00EC37B9">
        <w:rPr>
          <w:rFonts w:ascii="Times New Roman" w:hAnsi="Times New Roman" w:cs="Times New Roman"/>
          <w:sz w:val="28"/>
          <w:szCs w:val="28"/>
        </w:rPr>
        <w:t xml:space="preserve"> a UML diagram.</w:t>
      </w:r>
    </w:p>
    <w:p w14:paraId="1299C43A" w14:textId="77777777" w:rsidR="00DD01ED" w:rsidRPr="00EC37B9" w:rsidRDefault="00DD01ED" w:rsidP="00B914BD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496D2B65" w14:textId="4B416991" w:rsidR="00DA11D2" w:rsidRPr="00EC37B9" w:rsidRDefault="00884E6A" w:rsidP="00884E6A">
      <w:pPr>
        <w:pStyle w:val="Heading2"/>
        <w:numPr>
          <w:ilvl w:val="0"/>
          <w:numId w:val="0"/>
        </w:numPr>
        <w:ind w:left="850"/>
      </w:pPr>
      <w:bookmarkStart w:id="63" w:name="_Toc123059286"/>
      <w:bookmarkStart w:id="64" w:name="_Toc123059831"/>
      <w:bookmarkStart w:id="65" w:name="_Toc126660897"/>
      <w:r w:rsidRPr="00EC37B9">
        <w:t xml:space="preserve">4.3 </w:t>
      </w:r>
      <w:proofErr w:type="spellStart"/>
      <w:r w:rsidR="00DD01ED" w:rsidRPr="00EC37B9">
        <w:t>Prehľad</w:t>
      </w:r>
      <w:proofErr w:type="spellEnd"/>
      <w:r w:rsidR="00DD01ED" w:rsidRPr="00EC37B9">
        <w:t xml:space="preserve"> </w:t>
      </w:r>
      <w:proofErr w:type="spellStart"/>
      <w:r w:rsidR="00DD01ED" w:rsidRPr="00EC37B9">
        <w:t>nasledujúcich</w:t>
      </w:r>
      <w:proofErr w:type="spellEnd"/>
      <w:r w:rsidR="00DD01ED" w:rsidRPr="00EC37B9">
        <w:t xml:space="preserve"> </w:t>
      </w:r>
      <w:proofErr w:type="spellStart"/>
      <w:r w:rsidR="00DA11D2" w:rsidRPr="00EC37B9">
        <w:t>kapitol</w:t>
      </w:r>
      <w:bookmarkEnd w:id="63"/>
      <w:bookmarkEnd w:id="64"/>
      <w:bookmarkEnd w:id="65"/>
      <w:proofErr w:type="spellEnd"/>
    </w:p>
    <w:p w14:paraId="6A0B3945" w14:textId="77777777" w:rsidR="00DA11D2" w:rsidRPr="00EC37B9" w:rsidRDefault="00CB4695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Nasledujúce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kapitoly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obsahovať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kompletný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návrh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systému</w:t>
      </w:r>
      <w:proofErr w:type="spellEnd"/>
      <w:r w:rsidR="00EC0386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4DDBEF00" w14:textId="77777777" w:rsidR="00842D2E" w:rsidRPr="00EC37B9" w:rsidRDefault="00842D2E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8B5999" w14:textId="77777777" w:rsidR="00743C52" w:rsidRPr="00EC37B9" w:rsidRDefault="00842D2E" w:rsidP="00E93C5C">
      <w:pPr>
        <w:pStyle w:val="Heading1"/>
      </w:pPr>
      <w:bookmarkStart w:id="66" w:name="_Toc123059832"/>
      <w:bookmarkStart w:id="67" w:name="_Toc126660898"/>
      <w:proofErr w:type="spellStart"/>
      <w:r w:rsidRPr="00EC37B9">
        <w:t>Návrh</w:t>
      </w:r>
      <w:proofErr w:type="spellEnd"/>
      <w:r w:rsidRPr="00EC37B9">
        <w:t xml:space="preserve"> </w:t>
      </w:r>
      <w:proofErr w:type="spellStart"/>
      <w:r w:rsidRPr="00EC37B9">
        <w:t>systému</w:t>
      </w:r>
      <w:bookmarkEnd w:id="66"/>
      <w:bookmarkEnd w:id="67"/>
      <w:proofErr w:type="spellEnd"/>
    </w:p>
    <w:p w14:paraId="33AB0870" w14:textId="69483314" w:rsidR="00743C52" w:rsidRPr="00EC37B9" w:rsidRDefault="00597719" w:rsidP="00885FA4">
      <w:pPr>
        <w:pStyle w:val="Heading2"/>
        <w:numPr>
          <w:ilvl w:val="0"/>
          <w:numId w:val="0"/>
        </w:numPr>
        <w:ind w:left="1428" w:hanging="720"/>
      </w:pPr>
      <w:bookmarkStart w:id="68" w:name="_Toc126660899"/>
      <w:r w:rsidRPr="00EC37B9">
        <w:t>5</w:t>
      </w:r>
      <w:r w:rsidR="00743C52" w:rsidRPr="00EC37B9">
        <w:t>.1</w:t>
      </w:r>
      <w:r w:rsidR="00805592" w:rsidRPr="00EC37B9">
        <w:t>.</w:t>
      </w:r>
      <w:r w:rsidR="00743C52" w:rsidRPr="00EC37B9">
        <w:tab/>
      </w:r>
      <w:proofErr w:type="spellStart"/>
      <w:r w:rsidR="00743C52" w:rsidRPr="00EC37B9">
        <w:rPr>
          <w:rStyle w:val="Heading2Char"/>
        </w:rPr>
        <w:t>Použité</w:t>
      </w:r>
      <w:proofErr w:type="spellEnd"/>
      <w:r w:rsidR="00743C52" w:rsidRPr="00EC37B9">
        <w:rPr>
          <w:rStyle w:val="Heading2Char"/>
        </w:rPr>
        <w:t xml:space="preserve"> </w:t>
      </w:r>
      <w:proofErr w:type="spellStart"/>
      <w:r w:rsidR="00743C52" w:rsidRPr="00EC37B9">
        <w:rPr>
          <w:rStyle w:val="Heading2Char"/>
        </w:rPr>
        <w:t>technológie</w:t>
      </w:r>
      <w:bookmarkEnd w:id="68"/>
      <w:proofErr w:type="spellEnd"/>
    </w:p>
    <w:p w14:paraId="14DBA08A" w14:textId="77777777" w:rsidR="002C4738" w:rsidRPr="00EC37B9" w:rsidRDefault="002C4738" w:rsidP="00B914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Python –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programovací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jazyk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základom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celej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našej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aplikácie</w:t>
      </w:r>
      <w:proofErr w:type="spellEnd"/>
    </w:p>
    <w:p w14:paraId="3A432A98" w14:textId="101C96DE" w:rsidR="00DC008C" w:rsidRPr="00EC37B9" w:rsidRDefault="00DC008C" w:rsidP="00B914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lastRenderedPageBreak/>
        <w:t xml:space="preserve">Django – framework,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vytváranie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webových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jazyku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="1A22FF38" w:rsidRPr="00EC37B9">
        <w:rPr>
          <w:rFonts w:ascii="Times New Roman" w:hAnsi="Times New Roman" w:cs="Times New Roman"/>
          <w:sz w:val="28"/>
          <w:szCs w:val="28"/>
        </w:rPr>
        <w:t>P</w:t>
      </w:r>
      <w:r w:rsidRPr="00EC37B9">
        <w:rPr>
          <w:rFonts w:ascii="Times New Roman" w:hAnsi="Times New Roman" w:cs="Times New Roman"/>
          <w:sz w:val="28"/>
          <w:szCs w:val="28"/>
        </w:rPr>
        <w:t>ython</w:t>
      </w:r>
    </w:p>
    <w:p w14:paraId="3A2D38FC" w14:textId="77777777" w:rsidR="00451733" w:rsidRPr="00EC37B9" w:rsidRDefault="007547D5" w:rsidP="00B914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>Html/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programovacie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jazyky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E01AC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5E01AC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1AC" w:rsidRPr="00EC37B9">
        <w:rPr>
          <w:rFonts w:ascii="Times New Roman" w:hAnsi="Times New Roman" w:cs="Times New Roman"/>
          <w:sz w:val="28"/>
          <w:szCs w:val="28"/>
        </w:rPr>
        <w:t>tvorbu</w:t>
      </w:r>
      <w:proofErr w:type="spellEnd"/>
      <w:r w:rsidR="005E01AC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1AC" w:rsidRPr="00EC37B9">
        <w:rPr>
          <w:rFonts w:ascii="Times New Roman" w:hAnsi="Times New Roman" w:cs="Times New Roman"/>
          <w:sz w:val="28"/>
          <w:szCs w:val="28"/>
        </w:rPr>
        <w:t>užívateľského</w:t>
      </w:r>
      <w:proofErr w:type="spellEnd"/>
      <w:r w:rsidR="005E01AC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1AC" w:rsidRPr="00EC37B9">
        <w:rPr>
          <w:rFonts w:ascii="Times New Roman" w:hAnsi="Times New Roman" w:cs="Times New Roman"/>
          <w:sz w:val="28"/>
          <w:szCs w:val="28"/>
        </w:rPr>
        <w:t>rozhrania</w:t>
      </w:r>
      <w:proofErr w:type="spellEnd"/>
    </w:p>
    <w:p w14:paraId="4C4E8BF4" w14:textId="77777777" w:rsidR="007547D5" w:rsidRPr="00EC37B9" w:rsidRDefault="00451733" w:rsidP="00B914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Bootstrap – </w:t>
      </w:r>
      <w:r w:rsidR="00BC6926" w:rsidRPr="00EC37B9">
        <w:rPr>
          <w:rFonts w:ascii="Times New Roman" w:hAnsi="Times New Roman" w:cs="Times New Roman"/>
          <w:sz w:val="28"/>
          <w:szCs w:val="28"/>
        </w:rPr>
        <w:t>framework</w:t>
      </w:r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vylepšuje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vizuál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uživateľského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rozhrania</w:t>
      </w:r>
      <w:proofErr w:type="spellEnd"/>
      <w:r w:rsidR="005E01AC" w:rsidRPr="00EC37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2E0509" w14:textId="77777777" w:rsidR="00D2203C" w:rsidRPr="00EC37B9" w:rsidRDefault="00C75BEF" w:rsidP="00B914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databázový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system</w:t>
      </w:r>
      <w:r w:rsidR="004D15D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15DA" w:rsidRPr="00EC37B9">
        <w:rPr>
          <w:rFonts w:ascii="Times New Roman" w:hAnsi="Times New Roman" w:cs="Times New Roman"/>
          <w:sz w:val="28"/>
          <w:szCs w:val="28"/>
        </w:rPr>
        <w:t>využitý</w:t>
      </w:r>
      <w:proofErr w:type="spellEnd"/>
      <w:r w:rsidR="004D15DA"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="004D15DA" w:rsidRPr="00EC37B9">
        <w:rPr>
          <w:rFonts w:ascii="Times New Roman" w:hAnsi="Times New Roman" w:cs="Times New Roman"/>
          <w:sz w:val="28"/>
          <w:szCs w:val="28"/>
        </w:rPr>
        <w:t>našej</w:t>
      </w:r>
      <w:proofErr w:type="spellEnd"/>
      <w:r w:rsidR="004D15D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15DA" w:rsidRPr="00EC37B9">
        <w:rPr>
          <w:rFonts w:ascii="Times New Roman" w:hAnsi="Times New Roman" w:cs="Times New Roman"/>
          <w:sz w:val="28"/>
          <w:szCs w:val="28"/>
        </w:rPr>
        <w:t>aplikácii</w:t>
      </w:r>
      <w:proofErr w:type="spellEnd"/>
    </w:p>
    <w:p w14:paraId="7F843620" w14:textId="77777777" w:rsidR="00235518" w:rsidRPr="00EC37B9" w:rsidRDefault="00235518" w:rsidP="00B914B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AB1689" w:rsidRPr="00EC37B9">
        <w:rPr>
          <w:rFonts w:ascii="Times New Roman" w:hAnsi="Times New Roman" w:cs="Times New Roman"/>
          <w:sz w:val="28"/>
          <w:szCs w:val="28"/>
        </w:rPr>
        <w:t>–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programovací</w:t>
      </w:r>
      <w:proofErr w:type="spellEnd"/>
      <w:r w:rsidR="00AB16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jazyk</w:t>
      </w:r>
      <w:proofErr w:type="spellEnd"/>
      <w:r w:rsidR="00756749" w:rsidRPr="00EC37B9">
        <w:rPr>
          <w:rFonts w:ascii="Times New Roman" w:hAnsi="Times New Roman" w:cs="Times New Roman"/>
          <w:sz w:val="28"/>
          <w:szCs w:val="28"/>
        </w:rPr>
        <w:t>,</w:t>
      </w:r>
      <w:r w:rsidR="00AB16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používaný</w:t>
      </w:r>
      <w:proofErr w:type="spellEnd"/>
      <w:r w:rsidR="00AB16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najmä</w:t>
      </w:r>
      <w:proofErr w:type="spellEnd"/>
      <w:r w:rsidR="00AB16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="00AB16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tvorbe</w:t>
      </w:r>
      <w:proofErr w:type="spellEnd"/>
      <w:r w:rsidR="00AB16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webových</w:t>
      </w:r>
      <w:proofErr w:type="spellEnd"/>
      <w:r w:rsidR="00AB16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1689" w:rsidRPr="00EC37B9">
        <w:rPr>
          <w:rFonts w:ascii="Times New Roman" w:hAnsi="Times New Roman" w:cs="Times New Roman"/>
          <w:sz w:val="28"/>
          <w:szCs w:val="28"/>
        </w:rPr>
        <w:t>stránok</w:t>
      </w:r>
      <w:proofErr w:type="spellEnd"/>
      <w:r w:rsidR="00AB1689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3461D779" w14:textId="77777777" w:rsidR="00C54EE7" w:rsidRPr="00EC37B9" w:rsidRDefault="00C54EE7" w:rsidP="00B914BD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6AD80A92" w14:textId="5295ACFC" w:rsidR="00C54EE7" w:rsidRPr="00EC37B9" w:rsidRDefault="00597719" w:rsidP="00885FA4">
      <w:pPr>
        <w:pStyle w:val="Heading2"/>
        <w:numPr>
          <w:ilvl w:val="0"/>
          <w:numId w:val="0"/>
        </w:numPr>
        <w:ind w:left="1428" w:hanging="720"/>
      </w:pPr>
      <w:bookmarkStart w:id="69" w:name="_Toc126660900"/>
      <w:r w:rsidRPr="00EC37B9">
        <w:t>5</w:t>
      </w:r>
      <w:r w:rsidR="00C54EE7" w:rsidRPr="00EC37B9">
        <w:t>.2</w:t>
      </w:r>
      <w:r w:rsidR="00805592" w:rsidRPr="00EC37B9">
        <w:t>.</w:t>
      </w:r>
      <w:r w:rsidR="00C54EE7" w:rsidRPr="00EC37B9">
        <w:tab/>
      </w:r>
      <w:proofErr w:type="spellStart"/>
      <w:r w:rsidR="00C54EE7" w:rsidRPr="00EC37B9">
        <w:rPr>
          <w:rStyle w:val="Heading2Char"/>
        </w:rPr>
        <w:t>Dátový</w:t>
      </w:r>
      <w:proofErr w:type="spellEnd"/>
      <w:r w:rsidR="00C54EE7" w:rsidRPr="00EC37B9">
        <w:rPr>
          <w:rStyle w:val="Heading2Char"/>
        </w:rPr>
        <w:t xml:space="preserve"> model </w:t>
      </w:r>
      <w:proofErr w:type="spellStart"/>
      <w:r w:rsidR="00C54EE7" w:rsidRPr="00EC37B9">
        <w:rPr>
          <w:rStyle w:val="Heading2Char"/>
        </w:rPr>
        <w:t>perzistentných</w:t>
      </w:r>
      <w:proofErr w:type="spellEnd"/>
      <w:r w:rsidR="00C54EE7" w:rsidRPr="00EC37B9">
        <w:rPr>
          <w:rStyle w:val="Heading2Char"/>
        </w:rPr>
        <w:t xml:space="preserve"> </w:t>
      </w:r>
      <w:proofErr w:type="spellStart"/>
      <w:r w:rsidR="00C54EE7" w:rsidRPr="00EC37B9">
        <w:rPr>
          <w:rStyle w:val="Heading2Char"/>
        </w:rPr>
        <w:t>údajov</w:t>
      </w:r>
      <w:bookmarkEnd w:id="69"/>
      <w:proofErr w:type="spellEnd"/>
    </w:p>
    <w:p w14:paraId="1FC39945" w14:textId="0BC26D46" w:rsidR="008E37A7" w:rsidRPr="00EC37B9" w:rsidRDefault="004EC1F8" w:rsidP="000E061F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08052618" wp14:editId="6FC3A0C5">
            <wp:extent cx="5856412" cy="4279106"/>
            <wp:effectExtent l="0" t="0" r="0" b="0"/>
            <wp:docPr id="30920841" name="Picture 3092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412" cy="42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8E37A7" w:rsidRPr="00EC37B9" w:rsidRDefault="008E37A7" w:rsidP="00B914BD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55888F5" w14:textId="299AB02B" w:rsidR="00534804" w:rsidRPr="00EC37B9" w:rsidRDefault="00597719" w:rsidP="00885FA4">
      <w:pPr>
        <w:pStyle w:val="Heading2"/>
        <w:numPr>
          <w:ilvl w:val="0"/>
          <w:numId w:val="0"/>
        </w:numPr>
        <w:ind w:left="1428" w:hanging="720"/>
      </w:pPr>
      <w:bookmarkStart w:id="70" w:name="_Toc126660901"/>
      <w:r w:rsidRPr="00EC37B9">
        <w:t>5</w:t>
      </w:r>
      <w:r w:rsidR="008E37A7" w:rsidRPr="00EC37B9">
        <w:t>.3</w:t>
      </w:r>
      <w:r w:rsidR="00384987" w:rsidRPr="00EC37B9">
        <w:t>.</w:t>
      </w:r>
      <w:r w:rsidR="008E37A7" w:rsidRPr="00EC37B9">
        <w:tab/>
      </w:r>
      <w:proofErr w:type="spellStart"/>
      <w:r w:rsidR="008E37A7" w:rsidRPr="00EC37B9">
        <w:rPr>
          <w:rStyle w:val="Heading2Char"/>
        </w:rPr>
        <w:t>Návrh</w:t>
      </w:r>
      <w:proofErr w:type="spellEnd"/>
      <w:r w:rsidR="008E37A7" w:rsidRPr="00EC37B9">
        <w:rPr>
          <w:rStyle w:val="Heading2Char"/>
        </w:rPr>
        <w:t xml:space="preserve"> </w:t>
      </w:r>
      <w:proofErr w:type="spellStart"/>
      <w:r w:rsidR="008E37A7" w:rsidRPr="00EC37B9">
        <w:rPr>
          <w:rStyle w:val="Heading2Char"/>
        </w:rPr>
        <w:t>užívateľského</w:t>
      </w:r>
      <w:proofErr w:type="spellEnd"/>
      <w:r w:rsidR="008E37A7" w:rsidRPr="00EC37B9">
        <w:rPr>
          <w:rStyle w:val="Heading2Char"/>
        </w:rPr>
        <w:t xml:space="preserve"> </w:t>
      </w:r>
      <w:proofErr w:type="spellStart"/>
      <w:r w:rsidR="008E37A7" w:rsidRPr="00EC37B9">
        <w:rPr>
          <w:rStyle w:val="Heading2Char"/>
        </w:rPr>
        <w:t>rozhrania</w:t>
      </w:r>
      <w:bookmarkEnd w:id="70"/>
      <w:proofErr w:type="spellEnd"/>
    </w:p>
    <w:p w14:paraId="34CE0A41" w14:textId="77777777" w:rsidR="00294351" w:rsidRPr="00EC37B9" w:rsidRDefault="00294351" w:rsidP="00294351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6A1C5FC4" w14:textId="781AC3EA" w:rsidR="00EA7614" w:rsidRPr="00EC37B9" w:rsidRDefault="00597719" w:rsidP="00B62D7F">
      <w:pPr>
        <w:pStyle w:val="Heading3"/>
      </w:pPr>
      <w:bookmarkStart w:id="71" w:name="_Toc123059287"/>
      <w:bookmarkStart w:id="72" w:name="_Toc123059833"/>
      <w:bookmarkStart w:id="73" w:name="_Toc126660902"/>
      <w:r w:rsidRPr="00EC37B9">
        <w:lastRenderedPageBreak/>
        <w:t>5</w:t>
      </w:r>
      <w:r w:rsidR="00327154" w:rsidRPr="00EC37B9">
        <w:t xml:space="preserve">.3.1 </w:t>
      </w:r>
      <w:r w:rsidR="001D5275" w:rsidRPr="00EC37B9">
        <w:t>Log in page</w:t>
      </w:r>
      <w:bookmarkEnd w:id="71"/>
      <w:bookmarkEnd w:id="72"/>
      <w:bookmarkEnd w:id="73"/>
    </w:p>
    <w:p w14:paraId="29D6B04F" w14:textId="77777777" w:rsidR="001D5275" w:rsidRPr="00EC37B9" w:rsidRDefault="00B8529E" w:rsidP="00B8529E">
      <w:pPr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</w:rPr>
        <w:t xml:space="preserve"> </w:t>
      </w:r>
      <w:r w:rsidRPr="00EC37B9">
        <w:rPr>
          <w:rFonts w:ascii="Times New Roman" w:hAnsi="Times New Roman" w:cs="Times New Roman"/>
        </w:rPr>
        <w:tab/>
      </w:r>
      <w:r w:rsidR="00E44B15" w:rsidRPr="00EC37B9">
        <w:rPr>
          <w:rFonts w:ascii="Times New Roman" w:hAnsi="Times New Roman" w:cs="Times New Roman"/>
          <w:noProof/>
        </w:rPr>
        <w:drawing>
          <wp:inline distT="0" distB="0" distL="0" distR="0" wp14:anchorId="07AB0D57" wp14:editId="07777777">
            <wp:extent cx="5430993" cy="2872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028" cy="28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1665" w14:textId="77777777" w:rsidR="00D164D7" w:rsidRPr="00EC37B9" w:rsidRDefault="00294351" w:rsidP="0029435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spustení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uvidí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prvé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login page,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musí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zadať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platný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email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plat</w:t>
      </w:r>
      <w:r w:rsidR="00F76595" w:rsidRPr="00EC37B9">
        <w:rPr>
          <w:rFonts w:ascii="Times New Roman" w:hAnsi="Times New Roman" w:cs="Times New Roman"/>
          <w:sz w:val="28"/>
          <w:szCs w:val="28"/>
        </w:rPr>
        <w:t>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prípade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zabudnutého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hesla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vie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užívateľ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obnoviť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svoje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heslo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slačením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“forgotten password”.</w:t>
      </w:r>
    </w:p>
    <w:p w14:paraId="57A713D4" w14:textId="43550AEF" w:rsidR="001D5275" w:rsidRPr="00EC37B9" w:rsidRDefault="00294351" w:rsidP="00E80A58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stla</w:t>
      </w:r>
      <w:r w:rsidR="2E157DFD" w:rsidRPr="00EC37B9">
        <w:rPr>
          <w:rFonts w:ascii="Times New Roman" w:hAnsi="Times New Roman" w:cs="Times New Roman"/>
          <w:sz w:val="28"/>
          <w:szCs w:val="28"/>
        </w:rPr>
        <w:t>č</w:t>
      </w:r>
      <w:r w:rsidRPr="00EC37B9">
        <w:rPr>
          <w:rFonts w:ascii="Times New Roman" w:hAnsi="Times New Roman" w:cs="Times New Roman"/>
          <w:sz w:val="28"/>
          <w:szCs w:val="28"/>
        </w:rPr>
        <w:t>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log in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buttonu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prihlásený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4D7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D164D7" w:rsidRPr="00EC37B9">
        <w:rPr>
          <w:rFonts w:ascii="Times New Roman" w:hAnsi="Times New Roman" w:cs="Times New Roman"/>
          <w:sz w:val="28"/>
          <w:szCs w:val="28"/>
        </w:rPr>
        <w:t xml:space="preserve"> main transport page.</w:t>
      </w:r>
    </w:p>
    <w:p w14:paraId="62EBF3C5" w14:textId="77777777" w:rsidR="00833988" w:rsidRPr="00EC37B9" w:rsidRDefault="00833988" w:rsidP="0020228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4A334A7" w14:textId="2722B2C9" w:rsidR="00833988" w:rsidRPr="00EC37B9" w:rsidRDefault="00597719" w:rsidP="00B62D7F">
      <w:pPr>
        <w:pStyle w:val="Heading3"/>
      </w:pPr>
      <w:bookmarkStart w:id="74" w:name="_Toc126660903"/>
      <w:r w:rsidRPr="00EC37B9">
        <w:t>5</w:t>
      </w:r>
      <w:r w:rsidR="00FE2123" w:rsidRPr="00EC37B9">
        <w:t xml:space="preserve">.3.2. </w:t>
      </w:r>
      <w:proofErr w:type="spellStart"/>
      <w:r w:rsidR="00FE2123" w:rsidRPr="00EC37B9">
        <w:t>Navigácia</w:t>
      </w:r>
      <w:bookmarkEnd w:id="74"/>
      <w:proofErr w:type="spellEnd"/>
    </w:p>
    <w:p w14:paraId="5FAF1CCB" w14:textId="7F2AD023" w:rsidR="00C92749" w:rsidRPr="00EC37B9" w:rsidRDefault="00B62D7F" w:rsidP="00B62D7F">
      <w:pPr>
        <w:pStyle w:val="Heading4"/>
      </w:pPr>
      <w:r w:rsidRPr="00EC37B9">
        <w:t xml:space="preserve"> </w:t>
      </w:r>
      <w:r w:rsidR="00597719" w:rsidRPr="00EC37B9">
        <w:t>5</w:t>
      </w:r>
      <w:r w:rsidR="00C92749" w:rsidRPr="00EC37B9">
        <w:t xml:space="preserve">.3.2.1. Basic user </w:t>
      </w:r>
    </w:p>
    <w:p w14:paraId="6D98A12B" w14:textId="77777777" w:rsidR="00FE2123" w:rsidRPr="00EC37B9" w:rsidRDefault="00FE2123" w:rsidP="00C92749">
      <w:pPr>
        <w:ind w:left="720"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79D36BAF" wp14:editId="3ED6FF00">
            <wp:extent cx="1988538" cy="554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t="17989" r="85640" b="76149"/>
                    <a:stretch/>
                  </pic:blipFill>
                  <pic:spPr bwMode="auto">
                    <a:xfrm>
                      <a:off x="0" y="0"/>
                      <a:ext cx="2201714" cy="61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48707" w14:textId="77777777" w:rsidR="00C92749" w:rsidRPr="00EC37B9" w:rsidRDefault="00C92749" w:rsidP="00271D9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Bežný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dispozícii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tieto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07F" w:rsidRPr="00EC37B9">
        <w:rPr>
          <w:rFonts w:ascii="Times New Roman" w:hAnsi="Times New Roman" w:cs="Times New Roman"/>
          <w:sz w:val="28"/>
          <w:szCs w:val="28"/>
        </w:rPr>
        <w:t>tlačidlá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navigácii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  <w:r w:rsidR="00271D9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Naľavo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“logout” 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odhlási</w:t>
      </w:r>
      <w:proofErr w:type="spellEnd"/>
      <w:r w:rsidR="00271D98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36DC83D2" w14:textId="77777777" w:rsidR="00271D98" w:rsidRPr="00EC37B9" w:rsidRDefault="00271D98" w:rsidP="00271D9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strede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“profile settings” 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settings page.</w:t>
      </w:r>
    </w:p>
    <w:p w14:paraId="0B0B089C" w14:textId="3E9F43E9" w:rsidR="00294BFD" w:rsidRPr="00EC37B9" w:rsidRDefault="00294BFD" w:rsidP="00271D9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Napravo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“transports” 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main transport page</w:t>
      </w:r>
      <w:r w:rsidR="0A15E472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2268DFE0" w14:textId="31BA57FC" w:rsidR="00294BFD" w:rsidRPr="00EC37B9" w:rsidRDefault="00294BFD" w:rsidP="00271D9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Navigácia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basic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usera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je k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dispozícií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superuserovi</w:t>
      </w:r>
      <w:proofErr w:type="spellEnd"/>
      <w:r w:rsidR="70363CB2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5839FD25" w14:textId="46CDC62D" w:rsidR="00294BFD" w:rsidRPr="00EC37B9" w:rsidRDefault="00597719" w:rsidP="00EF14DC">
      <w:pPr>
        <w:pStyle w:val="Heading4"/>
      </w:pPr>
      <w:r w:rsidRPr="00EC37B9">
        <w:lastRenderedPageBreak/>
        <w:t>5</w:t>
      </w:r>
      <w:r w:rsidR="00294BFD" w:rsidRPr="00EC37B9">
        <w:t>.3.2.2. Superuser</w:t>
      </w:r>
      <w:r w:rsidR="00AD6382" w:rsidRPr="00EC37B9">
        <w:t xml:space="preserve"> (admin)</w:t>
      </w:r>
    </w:p>
    <w:p w14:paraId="2946DB82" w14:textId="77777777" w:rsidR="00AD7269" w:rsidRPr="00EC37B9" w:rsidRDefault="00AD7269" w:rsidP="00271D98">
      <w:pPr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7830EE92" wp14:editId="083D40FE">
            <wp:extent cx="2769856" cy="6303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11" t="17323" r="7344" b="75341"/>
                    <a:stretch/>
                  </pic:blipFill>
                  <pic:spPr bwMode="auto">
                    <a:xfrm>
                      <a:off x="0" y="0"/>
                      <a:ext cx="2841609" cy="64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E113" w14:textId="77777777" w:rsidR="00AD7269" w:rsidRPr="00EC37B9" w:rsidRDefault="00AD7269" w:rsidP="00271D9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Superuser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okrem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basic user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časti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navigácie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dispozícii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nasledujúce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buttony (z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ľava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):</w:t>
      </w:r>
    </w:p>
    <w:p w14:paraId="472204F7" w14:textId="265E29CD" w:rsidR="00AD7269" w:rsidRPr="00EC37B9" w:rsidRDefault="00AD7269" w:rsidP="00AD72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“users” 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main </w:t>
      </w:r>
      <w:proofErr w:type="gramStart"/>
      <w:r w:rsidRPr="00EC37B9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EC37B9">
        <w:rPr>
          <w:rFonts w:ascii="Times New Roman" w:hAnsi="Times New Roman" w:cs="Times New Roman"/>
          <w:sz w:val="28"/>
          <w:szCs w:val="28"/>
        </w:rPr>
        <w:t xml:space="preserve"> page</w:t>
      </w:r>
    </w:p>
    <w:p w14:paraId="3E8DD082" w14:textId="603FB76E" w:rsidR="00AD7269" w:rsidRPr="00EC37B9" w:rsidRDefault="00AD7269" w:rsidP="00AD72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“groups” 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main groups page</w:t>
      </w:r>
    </w:p>
    <w:p w14:paraId="4B32E32D" w14:textId="60D96D11" w:rsidR="00AD7269" w:rsidRPr="00EC37B9" w:rsidRDefault="00AD7269" w:rsidP="009B03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>“branches”</w:t>
      </w:r>
      <w:r w:rsidR="00022AE0" w:rsidRPr="00EC37B9">
        <w:rPr>
          <w:rFonts w:ascii="Times New Roman" w:hAnsi="Times New Roman" w:cs="Times New Roman"/>
          <w:sz w:val="28"/>
          <w:szCs w:val="28"/>
        </w:rPr>
        <w:t xml:space="preserve"> button, po </w:t>
      </w:r>
      <w:proofErr w:type="spellStart"/>
      <w:r w:rsidR="00022AE0"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="00022AE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AE0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022AE0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AE0"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="009B034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main branches page</w:t>
      </w:r>
    </w:p>
    <w:p w14:paraId="6C17A5C8" w14:textId="2FAF9D8F" w:rsidR="00AD7269" w:rsidRPr="00EC37B9" w:rsidRDefault="00AD7269" w:rsidP="00380E6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>“</w:t>
      </w:r>
      <w:r w:rsidR="00380E68" w:rsidRPr="00EC37B9">
        <w:rPr>
          <w:rFonts w:ascii="Times New Roman" w:hAnsi="Times New Roman" w:cs="Times New Roman"/>
          <w:sz w:val="28"/>
          <w:szCs w:val="28"/>
        </w:rPr>
        <w:t>locations</w:t>
      </w:r>
      <w:r w:rsidRPr="00EC37B9">
        <w:rPr>
          <w:rFonts w:ascii="Times New Roman" w:hAnsi="Times New Roman" w:cs="Times New Roman"/>
          <w:sz w:val="28"/>
          <w:szCs w:val="28"/>
        </w:rPr>
        <w:t>”</w:t>
      </w:r>
      <w:r w:rsidR="00380E68"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Pr="00EC37B9">
        <w:rPr>
          <w:rFonts w:ascii="Times New Roman" w:hAnsi="Times New Roman" w:cs="Times New Roman"/>
          <w:sz w:val="28"/>
          <w:szCs w:val="28"/>
        </w:rPr>
        <w:t xml:space="preserve">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main </w:t>
      </w:r>
      <w:r w:rsidR="009A7661" w:rsidRPr="00EC37B9">
        <w:rPr>
          <w:rFonts w:ascii="Times New Roman" w:hAnsi="Times New Roman" w:cs="Times New Roman"/>
          <w:sz w:val="28"/>
          <w:szCs w:val="28"/>
        </w:rPr>
        <w:t>locations</w:t>
      </w:r>
      <w:r w:rsidRPr="00EC37B9">
        <w:rPr>
          <w:rFonts w:ascii="Times New Roman" w:hAnsi="Times New Roman" w:cs="Times New Roman"/>
          <w:sz w:val="28"/>
          <w:szCs w:val="28"/>
        </w:rPr>
        <w:t xml:space="preserve"> page</w:t>
      </w:r>
    </w:p>
    <w:p w14:paraId="6B699379" w14:textId="77777777" w:rsidR="008A4CB4" w:rsidRPr="00EC37B9" w:rsidRDefault="008A4CB4" w:rsidP="00B67B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E9F23F" w14:textId="77777777" w:rsidR="008A4CB4" w:rsidRPr="00EC37B9" w:rsidRDefault="008A4CB4" w:rsidP="00B67B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6ADF70" w14:textId="00399C06" w:rsidR="00B67B5C" w:rsidRPr="00EC37B9" w:rsidRDefault="003E6B18" w:rsidP="00312BEF">
      <w:pPr>
        <w:pStyle w:val="Heading3"/>
      </w:pPr>
      <w:bookmarkStart w:id="75" w:name="_Toc126660904"/>
      <w:r w:rsidRPr="00EC37B9">
        <w:t>5</w:t>
      </w:r>
      <w:r w:rsidR="0051205D" w:rsidRPr="00EC37B9">
        <w:t>.3.3. Buttons</w:t>
      </w:r>
      <w:bookmarkEnd w:id="75"/>
    </w:p>
    <w:p w14:paraId="3B2CDA06" w14:textId="0DB569E3" w:rsidR="0051205D" w:rsidRPr="00EC37B9" w:rsidRDefault="003E6B18" w:rsidP="009A3161">
      <w:pPr>
        <w:pStyle w:val="Heading4"/>
      </w:pPr>
      <w:r w:rsidRPr="00EC37B9">
        <w:t>5</w:t>
      </w:r>
      <w:r w:rsidR="0051205D" w:rsidRPr="00EC37B9">
        <w:t>.3.3.1. Back button</w:t>
      </w:r>
    </w:p>
    <w:p w14:paraId="22C39FA4" w14:textId="77777777" w:rsidR="0051205D" w:rsidRPr="00EC37B9" w:rsidRDefault="005C241A" w:rsidP="0051205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294DD2" wp14:editId="07777777">
                <wp:simplePos x="0" y="0"/>
                <wp:positionH relativeFrom="column">
                  <wp:posOffset>2465258</wp:posOffset>
                </wp:positionH>
                <wp:positionV relativeFrom="paragraph">
                  <wp:posOffset>25854</wp:posOffset>
                </wp:positionV>
                <wp:extent cx="320760" cy="264960"/>
                <wp:effectExtent l="57150" t="38100" r="22225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07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6C68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3.4pt;margin-top:1.35pt;width:26.65pt;height:2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">
                <v:imagedata r:id="rId17" o:title=""/>
              </v:shape>
            </w:pict>
          </mc:Fallback>
        </mc:AlternateContent>
      </w:r>
      <w:r w:rsidRPr="00EC37B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59CF35D" wp14:editId="07777777">
            <wp:simplePos x="0" y="0"/>
            <wp:positionH relativeFrom="column">
              <wp:posOffset>2244090</wp:posOffset>
            </wp:positionH>
            <wp:positionV relativeFrom="paragraph">
              <wp:posOffset>5715</wp:posOffset>
            </wp:positionV>
            <wp:extent cx="3151505" cy="8274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6" t="22626" r="15766" b="46463"/>
                    <a:stretch/>
                  </pic:blipFill>
                  <pic:spPr bwMode="auto">
                    <a:xfrm>
                      <a:off x="0" y="0"/>
                      <a:ext cx="315150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05D" w:rsidRPr="00EC37B9">
        <w:rPr>
          <w:rFonts w:ascii="Times New Roman" w:hAnsi="Times New Roman" w:cs="Times New Roman"/>
          <w:sz w:val="28"/>
          <w:szCs w:val="28"/>
        </w:rPr>
        <w:tab/>
      </w:r>
      <w:r w:rsidR="008A4CB4" w:rsidRPr="00EC37B9">
        <w:rPr>
          <w:rFonts w:ascii="Times New Roman" w:hAnsi="Times New Roman" w:cs="Times New Roman"/>
          <w:noProof/>
        </w:rPr>
        <w:drawing>
          <wp:inline distT="0" distB="0" distL="0" distR="0" wp14:anchorId="7D70C871" wp14:editId="0131241D">
            <wp:extent cx="616527" cy="7706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6" t="23080" r="72472" b="68921"/>
                    <a:stretch/>
                  </pic:blipFill>
                  <pic:spPr bwMode="auto">
                    <a:xfrm>
                      <a:off x="0" y="0"/>
                      <a:ext cx="625013" cy="7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EC37" w14:textId="52F7085E" w:rsidR="005C241A" w:rsidRPr="00EC37B9" w:rsidRDefault="005C241A" w:rsidP="005C241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väčšine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stránok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“back” 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vrátime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predchádzajúcu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="74BE56E4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1F72F646" w14:textId="77777777" w:rsidR="00323378" w:rsidRPr="00EC37B9" w:rsidRDefault="00323378" w:rsidP="005C241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FBAC095" w14:textId="7652D82C" w:rsidR="00323378" w:rsidRPr="00EC37B9" w:rsidRDefault="003E6B18" w:rsidP="009A3161">
      <w:pPr>
        <w:pStyle w:val="Heading4"/>
      </w:pPr>
      <w:r w:rsidRPr="00EC37B9">
        <w:t>5</w:t>
      </w:r>
      <w:r w:rsidR="00323378" w:rsidRPr="00EC37B9">
        <w:t xml:space="preserve">.3.3.2. </w:t>
      </w:r>
      <w:r w:rsidR="00DB563F" w:rsidRPr="00EC37B9">
        <w:t>Add</w:t>
      </w:r>
      <w:r w:rsidR="00323378" w:rsidRPr="00EC37B9">
        <w:t xml:space="preserve"> button</w:t>
      </w:r>
    </w:p>
    <w:p w14:paraId="5ADD6D6B" w14:textId="77777777" w:rsidR="00A257ED" w:rsidRPr="00EC37B9" w:rsidRDefault="00A257ED" w:rsidP="005C241A">
      <w:pPr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E98D6B" wp14:editId="07777777">
                <wp:simplePos x="0" y="0"/>
                <wp:positionH relativeFrom="column">
                  <wp:posOffset>1815458</wp:posOffset>
                </wp:positionH>
                <wp:positionV relativeFrom="paragraph">
                  <wp:posOffset>256609</wp:posOffset>
                </wp:positionV>
                <wp:extent cx="213120" cy="223920"/>
                <wp:effectExtent l="38100" t="38100" r="15875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31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5CA46" id="Ink 17" o:spid="_x0000_s1026" type="#_x0000_t75" style="position:absolute;margin-left:142.25pt;margin-top:19.5pt;width:18.2pt;height:1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">
                <v:imagedata r:id="rId21" o:title=""/>
              </v:shape>
            </w:pict>
          </mc:Fallback>
        </mc:AlternateContent>
      </w: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07EC45BB" wp14:editId="0E3BDB7F">
            <wp:extent cx="815642" cy="775854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6" t="31314" r="88497" b="60022"/>
                    <a:stretch/>
                  </pic:blipFill>
                  <pic:spPr bwMode="auto">
                    <a:xfrm>
                      <a:off x="0" y="0"/>
                      <a:ext cx="831008" cy="79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3F130091" wp14:editId="0E3BDB7F">
            <wp:extent cx="2611582" cy="882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" t="25096" r="49365" b="47808"/>
                    <a:stretch/>
                  </pic:blipFill>
                  <pic:spPr bwMode="auto">
                    <a:xfrm>
                      <a:off x="0" y="0"/>
                      <a:ext cx="2641153" cy="8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0F29E" w14:textId="0E6B80B0" w:rsidR="00A257ED" w:rsidRPr="00EC37B9" w:rsidRDefault="00A257ED" w:rsidP="00BC2DCF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lastRenderedPageBreak/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</w:t>
      </w:r>
      <w:r w:rsidR="004C62BA" w:rsidRPr="00EC37B9">
        <w:rPr>
          <w:rFonts w:ascii="Times New Roman" w:hAnsi="Times New Roman" w:cs="Times New Roman"/>
          <w:sz w:val="28"/>
          <w:szCs w:val="28"/>
        </w:rPr>
        <w:t>šetkých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“list”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</w:t>
      </w:r>
      <w:r w:rsidR="004C62BA" w:rsidRPr="00EC37B9">
        <w:rPr>
          <w:rFonts w:ascii="Times New Roman" w:hAnsi="Times New Roman" w:cs="Times New Roman"/>
          <w:sz w:val="28"/>
          <w:szCs w:val="28"/>
        </w:rPr>
        <w:t>kach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vylistovanými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údajm</w:t>
      </w:r>
      <w:r w:rsidR="00A94C9F" w:rsidRPr="00EC37B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</w:t>
      </w:r>
      <w:r w:rsidR="004C62BA" w:rsidRPr="00EC37B9">
        <w:rPr>
          <w:rFonts w:ascii="Times New Roman" w:hAnsi="Times New Roman" w:cs="Times New Roman"/>
          <w:sz w:val="28"/>
          <w:szCs w:val="28"/>
        </w:rPr>
        <w:t>add</w:t>
      </w:r>
      <w:r w:rsidRPr="00EC37B9">
        <w:rPr>
          <w:rFonts w:ascii="Times New Roman" w:hAnsi="Times New Roman" w:cs="Times New Roman"/>
          <w:sz w:val="28"/>
          <w:szCs w:val="28"/>
        </w:rPr>
        <w:t xml:space="preserve">” button, </w:t>
      </w:r>
      <w:proofErr w:type="spellStart"/>
      <w:r w:rsidR="003769BE" w:rsidRPr="00EC37B9">
        <w:rPr>
          <w:rFonts w:ascii="Times New Roman" w:hAnsi="Times New Roman" w:cs="Times New Roman"/>
          <w:sz w:val="28"/>
          <w:szCs w:val="28"/>
        </w:rPr>
        <w:t>ktorý</w:t>
      </w:r>
      <w:proofErr w:type="spellEnd"/>
      <w:r w:rsidR="003769B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BE"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="003769B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BE" w:rsidRPr="00EC37B9">
        <w:rPr>
          <w:rFonts w:ascii="Times New Roman" w:hAnsi="Times New Roman" w:cs="Times New Roman"/>
          <w:sz w:val="28"/>
          <w:szCs w:val="28"/>
        </w:rPr>
        <w:t>presmeruj</w:t>
      </w:r>
      <w:r w:rsidR="1F7BAB19" w:rsidRPr="00EC37B9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="003769B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BE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3769B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251C" w:rsidRPr="00EC37B9">
        <w:rPr>
          <w:rFonts w:ascii="Times New Roman" w:hAnsi="Times New Roman" w:cs="Times New Roman"/>
          <w:sz w:val="28"/>
          <w:szCs w:val="28"/>
        </w:rPr>
        <w:t>pridávací</w:t>
      </w:r>
      <w:proofErr w:type="spellEnd"/>
      <w:r w:rsidR="005A251C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BE"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="003769BE" w:rsidRPr="00EC37B9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="003769BE" w:rsidRPr="00EC37B9">
        <w:rPr>
          <w:rFonts w:ascii="Times New Roman" w:hAnsi="Times New Roman" w:cs="Times New Roman"/>
          <w:sz w:val="28"/>
          <w:szCs w:val="28"/>
        </w:rPr>
        <w:t>danej</w:t>
      </w:r>
      <w:proofErr w:type="spellEnd"/>
      <w:r w:rsidR="003769B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BE" w:rsidRPr="00EC37B9">
        <w:rPr>
          <w:rFonts w:ascii="Times New Roman" w:hAnsi="Times New Roman" w:cs="Times New Roman"/>
          <w:sz w:val="28"/>
          <w:szCs w:val="28"/>
        </w:rPr>
        <w:t>tabuľke</w:t>
      </w:r>
      <w:proofErr w:type="spellEnd"/>
      <w:r w:rsidR="003769BE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08CE6F91" w14:textId="77777777" w:rsidR="00891148" w:rsidRPr="00EC37B9" w:rsidRDefault="00891148" w:rsidP="00BC2DCF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421F78D" w14:textId="1190BB43" w:rsidR="00891148" w:rsidRPr="00EC37B9" w:rsidRDefault="003E6B18" w:rsidP="009A3161">
      <w:pPr>
        <w:pStyle w:val="Heading4"/>
      </w:pPr>
      <w:r w:rsidRPr="00EC37B9">
        <w:t>5</w:t>
      </w:r>
      <w:r w:rsidR="00891148" w:rsidRPr="00EC37B9">
        <w:t>.3.3.3 Search button</w:t>
      </w:r>
    </w:p>
    <w:p w14:paraId="61CDCEAD" w14:textId="77777777" w:rsidR="00891148" w:rsidRPr="00EC37B9" w:rsidRDefault="0012134A" w:rsidP="00BC2DCF">
      <w:pPr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D3DF35" wp14:editId="1626DB35">
            <wp:extent cx="2184865" cy="57496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58" t="29858" r="3541" b="62101"/>
                    <a:stretch/>
                  </pic:blipFill>
                  <pic:spPr bwMode="auto">
                    <a:xfrm>
                      <a:off x="0" y="0"/>
                      <a:ext cx="2228690" cy="58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0D767" w14:textId="77777777" w:rsidR="00A611AE" w:rsidRPr="00EC37B9" w:rsidRDefault="0012134A" w:rsidP="00A611A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“list”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stránkach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search box a search button,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filtrovať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údaje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6BB9E253" w14:textId="77777777" w:rsidR="00FD48EC" w:rsidRPr="00EC37B9" w:rsidRDefault="00FD48EC" w:rsidP="00A611A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FEDEF43" w14:textId="7AC74FC3" w:rsidR="00FD48EC" w:rsidRPr="00EC37B9" w:rsidRDefault="00F8267E" w:rsidP="00170EE0">
      <w:pPr>
        <w:pStyle w:val="Heading4"/>
      </w:pPr>
      <w:r w:rsidRPr="00EC37B9">
        <w:rPr>
          <w:noProof/>
        </w:rPr>
        <w:drawing>
          <wp:anchor distT="0" distB="0" distL="114300" distR="114300" simplePos="0" relativeHeight="251663360" behindDoc="1" locked="0" layoutInCell="1" allowOverlap="1" wp14:anchorId="5610E285" wp14:editId="07777777">
            <wp:simplePos x="0" y="0"/>
            <wp:positionH relativeFrom="column">
              <wp:posOffset>3261360</wp:posOffset>
            </wp:positionH>
            <wp:positionV relativeFrom="paragraph">
              <wp:posOffset>163195</wp:posOffset>
            </wp:positionV>
            <wp:extent cx="411480" cy="552450"/>
            <wp:effectExtent l="0" t="0" r="7620" b="0"/>
            <wp:wrapTight wrapText="bothSides">
              <wp:wrapPolygon edited="0">
                <wp:start x="0" y="0"/>
                <wp:lineTo x="0" y="20855"/>
                <wp:lineTo x="21000" y="20855"/>
                <wp:lineTo x="2100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B18" w:rsidRPr="00EC37B9">
        <w:t>5</w:t>
      </w:r>
      <w:r w:rsidR="00FD48EC" w:rsidRPr="00EC37B9">
        <w:t>.3.3.4 Refresh button</w:t>
      </w:r>
    </w:p>
    <w:p w14:paraId="23C0FB83" w14:textId="77777777" w:rsidR="00F8267E" w:rsidRPr="00EC37B9" w:rsidRDefault="00F8267E" w:rsidP="00170EE0">
      <w:pPr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8E68573" wp14:editId="07777777">
                <wp:simplePos x="0" y="0"/>
                <wp:positionH relativeFrom="column">
                  <wp:posOffset>2787420</wp:posOffset>
                </wp:positionH>
                <wp:positionV relativeFrom="paragraph">
                  <wp:posOffset>88705</wp:posOffset>
                </wp:positionV>
                <wp:extent cx="237960" cy="252720"/>
                <wp:effectExtent l="57150" t="38100" r="0" b="527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79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28AF7" id="Ink 5" o:spid="_x0000_s1026" type="#_x0000_t75" style="position:absolute;margin-left:218.8pt;margin-top:6.3pt;width:20.15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">
                <v:imagedata r:id="rId25" o:title=""/>
              </v:shape>
            </w:pict>
          </mc:Fallback>
        </mc:AlternateContent>
      </w:r>
      <w:r w:rsidR="00170EE0" w:rsidRPr="00EC37B9">
        <w:rPr>
          <w:rFonts w:ascii="Times New Roman" w:hAnsi="Times New Roman" w:cs="Times New Roman"/>
        </w:rPr>
        <w:tab/>
      </w:r>
      <w:r w:rsidR="00170EE0" w:rsidRPr="00EC37B9">
        <w:rPr>
          <w:rFonts w:ascii="Times New Roman" w:hAnsi="Times New Roman" w:cs="Times New Roman"/>
        </w:rPr>
        <w:tab/>
      </w: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6EB752B6" wp14:editId="07777777">
            <wp:extent cx="2110740" cy="468360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268" cy="4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6FD9" w14:textId="28D32717" w:rsidR="00F8267E" w:rsidRPr="00EC37B9" w:rsidRDefault="00F8267E" w:rsidP="00F8267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vyhľadávaní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refresh button,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resetovať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naše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vyhľadávanie</w:t>
      </w:r>
      <w:proofErr w:type="spellEnd"/>
      <w:r w:rsidR="66BC2D87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23DE523C" w14:textId="77777777" w:rsidR="00712AF0" w:rsidRPr="00EC37B9" w:rsidRDefault="00712AF0" w:rsidP="00B67B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824DC9" w14:textId="37529A48" w:rsidR="00E0304F" w:rsidRPr="00EC37B9" w:rsidRDefault="003E6B18" w:rsidP="003F29D2">
      <w:pPr>
        <w:pStyle w:val="Heading3"/>
      </w:pPr>
      <w:bookmarkStart w:id="76" w:name="_Toc126660905"/>
      <w:r w:rsidRPr="00EC37B9">
        <w:t>5</w:t>
      </w:r>
      <w:r w:rsidR="00E0304F" w:rsidRPr="00EC37B9">
        <w:t>.3.</w:t>
      </w:r>
      <w:r w:rsidR="00CD7279" w:rsidRPr="00EC37B9">
        <w:t>4</w:t>
      </w:r>
      <w:r w:rsidR="00E0304F" w:rsidRPr="00EC37B9">
        <w:t>. Settings page</w:t>
      </w:r>
      <w:bookmarkEnd w:id="76"/>
    </w:p>
    <w:p w14:paraId="52E56223" w14:textId="77777777" w:rsidR="00E0304F" w:rsidRPr="00EC37B9" w:rsidRDefault="00A63796" w:rsidP="00E0304F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4C7A58B9" wp14:editId="07777777">
            <wp:extent cx="5502372" cy="293716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4"/>
                    <a:stretch/>
                  </pic:blipFill>
                  <pic:spPr bwMode="auto">
                    <a:xfrm>
                      <a:off x="0" y="0"/>
                      <a:ext cx="5521589" cy="294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4B69" w14:textId="77777777" w:rsidR="00294BFD" w:rsidRPr="00EC37B9" w:rsidRDefault="00DD10F7" w:rsidP="004F2ED0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lastRenderedPageBreak/>
        <w:t xml:space="preserve">Na settings page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vie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svoje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pozrieť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informácie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o profile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prístup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pobočkám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07547A01" w14:textId="77777777" w:rsidR="004F2ED0" w:rsidRPr="00EC37B9" w:rsidRDefault="004F2ED0" w:rsidP="004F2ED0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6DEEF32F" w14:textId="47937D48" w:rsidR="005254A2" w:rsidRPr="00EC37B9" w:rsidRDefault="003E6B18" w:rsidP="004B46EF">
      <w:pPr>
        <w:pStyle w:val="Heading3"/>
        <w:rPr>
          <w:rStyle w:val="Heading3Char"/>
        </w:rPr>
      </w:pPr>
      <w:bookmarkStart w:id="77" w:name="_Toc123059834"/>
      <w:bookmarkStart w:id="78" w:name="_Toc126660906"/>
      <w:r w:rsidRPr="00EC37B9">
        <w:t>5</w:t>
      </w:r>
      <w:r w:rsidR="00DC7197" w:rsidRPr="00EC37B9">
        <w:t>.3.</w:t>
      </w:r>
      <w:r w:rsidR="00CD7279" w:rsidRPr="00EC37B9">
        <w:t>5</w:t>
      </w:r>
      <w:r w:rsidR="00674B06" w:rsidRPr="00EC37B9">
        <w:t>.</w:t>
      </w:r>
      <w:r w:rsidR="00DC7197" w:rsidRPr="00EC37B9">
        <w:t xml:space="preserve"> </w:t>
      </w:r>
      <w:r w:rsidR="00DC7197" w:rsidRPr="00EC37B9">
        <w:rPr>
          <w:rStyle w:val="Heading3Char"/>
        </w:rPr>
        <w:t>Main transport page</w:t>
      </w:r>
      <w:bookmarkEnd w:id="77"/>
      <w:bookmarkEnd w:id="78"/>
    </w:p>
    <w:p w14:paraId="5043CB0F" w14:textId="77777777" w:rsidR="00DC7197" w:rsidRPr="00EC37B9" w:rsidRDefault="00C8519E" w:rsidP="00E03F4A">
      <w:pPr>
        <w:ind w:firstLine="708"/>
        <w:rPr>
          <w:rStyle w:val="Heading3Char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39067B" wp14:editId="07777777">
            <wp:extent cx="5462992" cy="287274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8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7B7" w14:textId="77777777" w:rsidR="006A2D05" w:rsidRPr="00EC37B9" w:rsidRDefault="00B55C88" w:rsidP="00E80A58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úspešnom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prihlásení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bežného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tento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page,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vie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pozrieť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dostupné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5A9F28" w14:textId="77777777" w:rsidR="006A2D05" w:rsidRPr="00EC37B9" w:rsidRDefault="00B55C88" w:rsidP="006A2D0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stĺpci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“Edit”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button,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užívateľ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“Edit transport page”</w:t>
      </w:r>
      <w:r w:rsidR="00E80A58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0A58"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="00E80A5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A58" w:rsidRPr="00EC37B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E80A58" w:rsidRPr="00EC37B9">
        <w:rPr>
          <w:rFonts w:ascii="Times New Roman" w:hAnsi="Times New Roman" w:cs="Times New Roman"/>
          <w:sz w:val="28"/>
          <w:szCs w:val="28"/>
        </w:rPr>
        <w:t xml:space="preserve"> vie </w:t>
      </w:r>
      <w:proofErr w:type="spellStart"/>
      <w:r w:rsidR="00E80A58" w:rsidRPr="00EC37B9">
        <w:rPr>
          <w:rFonts w:ascii="Times New Roman" w:hAnsi="Times New Roman" w:cs="Times New Roman"/>
          <w:sz w:val="28"/>
          <w:szCs w:val="28"/>
        </w:rPr>
        <w:t>upraviť</w:t>
      </w:r>
      <w:proofErr w:type="spellEnd"/>
      <w:r w:rsidR="00E80A5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A58" w:rsidRPr="00EC37B9">
        <w:rPr>
          <w:rFonts w:ascii="Times New Roman" w:hAnsi="Times New Roman" w:cs="Times New Roman"/>
          <w:sz w:val="28"/>
          <w:szCs w:val="28"/>
        </w:rPr>
        <w:t>údaje</w:t>
      </w:r>
      <w:proofErr w:type="spellEnd"/>
      <w:r w:rsidR="00E80A5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A58" w:rsidRPr="00EC37B9">
        <w:rPr>
          <w:rFonts w:ascii="Times New Roman" w:hAnsi="Times New Roman" w:cs="Times New Roman"/>
          <w:sz w:val="28"/>
          <w:szCs w:val="28"/>
        </w:rPr>
        <w:t>svojej</w:t>
      </w:r>
      <w:proofErr w:type="spellEnd"/>
      <w:r w:rsidR="00E80A5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0A58" w:rsidRPr="00EC37B9">
        <w:rPr>
          <w:rFonts w:ascii="Times New Roman" w:hAnsi="Times New Roman" w:cs="Times New Roman"/>
          <w:sz w:val="28"/>
          <w:szCs w:val="28"/>
        </w:rPr>
        <w:t>prepravy</w:t>
      </w:r>
      <w:proofErr w:type="spellEnd"/>
      <w:r w:rsidR="00E80A58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0AFAF2F3" w14:textId="77777777" w:rsidR="006A2D05" w:rsidRPr="00EC37B9" w:rsidRDefault="006A2D05" w:rsidP="006A2D0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stĺpci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“Delete”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nachádzajú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checkboxy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označiť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viacero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naraz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) a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čierneho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odpadkového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koša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vybrané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odstránené</w:t>
      </w:r>
      <w:proofErr w:type="spellEnd"/>
      <w:r w:rsidR="00D609CC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482913F2" w14:textId="77777777" w:rsidR="00D609CC" w:rsidRPr="00EC37B9" w:rsidRDefault="00D609CC" w:rsidP="006A2D0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Dáta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tabulke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filtrovať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dostupných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filtrov</w:t>
      </w:r>
      <w:proofErr w:type="spellEnd"/>
      <w:r w:rsidR="00E165A4"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Pr="00EC37B9">
        <w:rPr>
          <w:rFonts w:ascii="Times New Roman" w:hAnsi="Times New Roman" w:cs="Times New Roman"/>
          <w:sz w:val="28"/>
          <w:szCs w:val="28"/>
        </w:rPr>
        <w:t>(only my data, from, date)</w:t>
      </w:r>
      <w:r w:rsidR="006C2A6A" w:rsidRPr="00EC37B9">
        <w:rPr>
          <w:rFonts w:ascii="Times New Roman" w:hAnsi="Times New Roman" w:cs="Times New Roman"/>
          <w:sz w:val="28"/>
          <w:szCs w:val="28"/>
        </w:rPr>
        <w:t xml:space="preserve"> a po </w:t>
      </w:r>
      <w:proofErr w:type="spellStart"/>
      <w:r w:rsidR="006C2A6A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6C2A6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2A6A" w:rsidRPr="00EC37B9">
        <w:rPr>
          <w:rFonts w:ascii="Times New Roman" w:hAnsi="Times New Roman" w:cs="Times New Roman"/>
          <w:sz w:val="28"/>
          <w:szCs w:val="28"/>
        </w:rPr>
        <w:t>buttonu</w:t>
      </w:r>
      <w:proofErr w:type="spellEnd"/>
      <w:r w:rsidR="006C2A6A"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="006C2A6A" w:rsidRPr="00EC37B9">
        <w:rPr>
          <w:rFonts w:ascii="Times New Roman" w:hAnsi="Times New Roman" w:cs="Times New Roman"/>
          <w:sz w:val="28"/>
          <w:szCs w:val="28"/>
        </w:rPr>
        <w:t>ikonou</w:t>
      </w:r>
      <w:proofErr w:type="spellEnd"/>
      <w:r w:rsidR="006C2A6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2A6A" w:rsidRPr="00EC37B9">
        <w:rPr>
          <w:rFonts w:ascii="Times New Roman" w:hAnsi="Times New Roman" w:cs="Times New Roman"/>
          <w:sz w:val="28"/>
          <w:szCs w:val="28"/>
        </w:rPr>
        <w:t>lupy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01E9"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1E9" w:rsidRPr="00EC37B9">
        <w:rPr>
          <w:rFonts w:ascii="Times New Roman" w:hAnsi="Times New Roman" w:cs="Times New Roman"/>
          <w:sz w:val="28"/>
          <w:szCs w:val="28"/>
        </w:rPr>
        <w:t>tabuľka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1E9"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1E9" w:rsidRPr="00EC37B9">
        <w:rPr>
          <w:rFonts w:ascii="Times New Roman" w:hAnsi="Times New Roman" w:cs="Times New Roman"/>
          <w:sz w:val="28"/>
          <w:szCs w:val="28"/>
        </w:rPr>
        <w:t>vyfiltrovaná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1E9" w:rsidRPr="00EC37B9">
        <w:rPr>
          <w:rFonts w:ascii="Times New Roman" w:hAnsi="Times New Roman" w:cs="Times New Roman"/>
          <w:sz w:val="28"/>
          <w:szCs w:val="28"/>
        </w:rPr>
        <w:t>podľa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1E9" w:rsidRPr="00EC37B9">
        <w:rPr>
          <w:rFonts w:ascii="Times New Roman" w:hAnsi="Times New Roman" w:cs="Times New Roman"/>
          <w:sz w:val="28"/>
          <w:szCs w:val="28"/>
        </w:rPr>
        <w:t>zadaných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01E9" w:rsidRPr="00EC37B9">
        <w:rPr>
          <w:rFonts w:ascii="Times New Roman" w:hAnsi="Times New Roman" w:cs="Times New Roman"/>
          <w:sz w:val="28"/>
          <w:szCs w:val="28"/>
        </w:rPr>
        <w:t>údajov</w:t>
      </w:r>
      <w:proofErr w:type="spellEnd"/>
      <w:r w:rsidR="000101E9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6E8FA4BE" w14:textId="77777777" w:rsidR="00597B68" w:rsidRPr="00EC37B9" w:rsidRDefault="001565F9" w:rsidP="00E4371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Nad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“plus” button,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459315" w14:textId="77777777" w:rsidR="00CC376D" w:rsidRPr="00EC37B9" w:rsidRDefault="00CC376D" w:rsidP="000A520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8A348D1" w14:textId="4E11644F" w:rsidR="00597B68" w:rsidRPr="00EC37B9" w:rsidRDefault="003E6B18" w:rsidP="00A97F20">
      <w:pPr>
        <w:pStyle w:val="Heading3"/>
      </w:pPr>
      <w:bookmarkStart w:id="79" w:name="_Toc126660907"/>
      <w:r w:rsidRPr="00EC37B9">
        <w:t>5</w:t>
      </w:r>
      <w:r w:rsidR="00597B68" w:rsidRPr="00EC37B9">
        <w:t>.3.</w:t>
      </w:r>
      <w:r w:rsidR="00A81D5D" w:rsidRPr="00EC37B9">
        <w:t>6</w:t>
      </w:r>
      <w:r w:rsidR="00F67DAB" w:rsidRPr="00EC37B9">
        <w:t>.</w:t>
      </w:r>
      <w:r w:rsidR="00597B68" w:rsidRPr="00EC37B9">
        <w:t xml:space="preserve"> Main users page</w:t>
      </w:r>
      <w:bookmarkEnd w:id="79"/>
    </w:p>
    <w:p w14:paraId="6537F28F" w14:textId="77777777" w:rsidR="00891148" w:rsidRPr="00EC37B9" w:rsidRDefault="00891148" w:rsidP="000A5205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A28F48B" wp14:editId="07777777">
            <wp:extent cx="5188527" cy="27635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1"/>
                    <a:stretch/>
                  </pic:blipFill>
                  <pic:spPr bwMode="auto">
                    <a:xfrm>
                      <a:off x="0" y="0"/>
                      <a:ext cx="5202270" cy="277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D99B2" w14:textId="77777777" w:rsidR="00E97CBE" w:rsidRPr="00EC37B9" w:rsidRDefault="003A2F49" w:rsidP="005F6A6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tejto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nájdeme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používateľov</w:t>
      </w:r>
      <w:proofErr w:type="spellEnd"/>
      <w:r w:rsidR="005F6A69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A69" w:rsidRPr="00EC37B9">
        <w:rPr>
          <w:rFonts w:ascii="Times New Roman" w:hAnsi="Times New Roman" w:cs="Times New Roman"/>
          <w:sz w:val="28"/>
          <w:szCs w:val="28"/>
        </w:rPr>
        <w:t>spolu</w:t>
      </w:r>
      <w:proofErr w:type="spellEnd"/>
      <w:r w:rsidR="005F6A69" w:rsidRPr="00EC37B9">
        <w:rPr>
          <w:rFonts w:ascii="Times New Roman" w:hAnsi="Times New Roman" w:cs="Times New Roman"/>
          <w:sz w:val="28"/>
          <w:szCs w:val="28"/>
        </w:rPr>
        <w:t xml:space="preserve"> s ich </w:t>
      </w:r>
      <w:proofErr w:type="spellStart"/>
      <w:r w:rsidR="005F6A69" w:rsidRPr="00EC37B9">
        <w:rPr>
          <w:rFonts w:ascii="Times New Roman" w:hAnsi="Times New Roman" w:cs="Times New Roman"/>
          <w:sz w:val="28"/>
          <w:szCs w:val="28"/>
        </w:rPr>
        <w:t>mailom</w:t>
      </w:r>
      <w:proofErr w:type="spellEnd"/>
      <w:r w:rsidR="005F6A69" w:rsidRPr="00EC37B9">
        <w:rPr>
          <w:rFonts w:ascii="Times New Roman" w:hAnsi="Times New Roman" w:cs="Times New Roman"/>
          <w:sz w:val="28"/>
          <w:szCs w:val="28"/>
        </w:rPr>
        <w:t xml:space="preserve"> a root </w:t>
      </w:r>
      <w:proofErr w:type="spellStart"/>
      <w:r w:rsidR="005F6A69" w:rsidRPr="00EC37B9">
        <w:rPr>
          <w:rFonts w:ascii="Times New Roman" w:hAnsi="Times New Roman" w:cs="Times New Roman"/>
          <w:sz w:val="28"/>
          <w:szCs w:val="28"/>
        </w:rPr>
        <w:t>pobočkou</w:t>
      </w:r>
      <w:proofErr w:type="spellEnd"/>
      <w:r w:rsidR="0073176B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6DFB9E20" w14:textId="77777777" w:rsidR="00F67DAB" w:rsidRPr="00EC37B9" w:rsidRDefault="00F67DAB" w:rsidP="005F6A6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B10F463" w14:textId="5BA3C2F7" w:rsidR="00F67DAB" w:rsidRPr="00EC37B9" w:rsidRDefault="003E6B18" w:rsidP="00A97F20">
      <w:pPr>
        <w:pStyle w:val="Heading3"/>
      </w:pPr>
      <w:bookmarkStart w:id="80" w:name="_Toc126660908"/>
      <w:r w:rsidRPr="00EC37B9">
        <w:t>5</w:t>
      </w:r>
      <w:r w:rsidR="00F67DAB" w:rsidRPr="00EC37B9">
        <w:t>.3.</w:t>
      </w:r>
      <w:r w:rsidR="00A81D5D" w:rsidRPr="00EC37B9">
        <w:t>7</w:t>
      </w:r>
      <w:r w:rsidR="00F67DAB" w:rsidRPr="00EC37B9">
        <w:t>.</w:t>
      </w:r>
      <w:r w:rsidR="00D61AB0" w:rsidRPr="00EC37B9">
        <w:t xml:space="preserve"> Main groups page</w:t>
      </w:r>
      <w:bookmarkEnd w:id="80"/>
    </w:p>
    <w:p w14:paraId="70DF9E56" w14:textId="77777777" w:rsidR="009F7704" w:rsidRPr="00EC37B9" w:rsidRDefault="00E95D09" w:rsidP="005F6A69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987A22" wp14:editId="07777777">
            <wp:extent cx="5150252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1"/>
                    <a:stretch/>
                  </pic:blipFill>
                  <pic:spPr bwMode="auto">
                    <a:xfrm>
                      <a:off x="0" y="0"/>
                      <a:ext cx="5164405" cy="275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715C6" w14:textId="77777777" w:rsidR="00E95D09" w:rsidRPr="00EC37B9" w:rsidRDefault="00E95D09" w:rsidP="00E95D0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tejto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nájdeme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group (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skupín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).</w:t>
      </w:r>
    </w:p>
    <w:p w14:paraId="44E871BC" w14:textId="77777777" w:rsidR="004F4CA8" w:rsidRPr="00EC37B9" w:rsidRDefault="004F4CA8" w:rsidP="00E95D0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44A5D23" w14:textId="77777777" w:rsidR="004F4CA8" w:rsidRPr="00EC37B9" w:rsidRDefault="004F4CA8" w:rsidP="00E95D0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183254F" w14:textId="7DC6AC15" w:rsidR="004F4CA8" w:rsidRPr="00EC37B9" w:rsidRDefault="003E6B18" w:rsidP="00A97F20">
      <w:pPr>
        <w:pStyle w:val="Heading3"/>
      </w:pPr>
      <w:bookmarkStart w:id="81" w:name="_Toc126660909"/>
      <w:r w:rsidRPr="00EC37B9">
        <w:t>5</w:t>
      </w:r>
      <w:r w:rsidR="00D343C8" w:rsidRPr="00EC37B9">
        <w:t>.3.</w:t>
      </w:r>
      <w:r w:rsidR="00A81D5D" w:rsidRPr="00EC37B9">
        <w:t>8</w:t>
      </w:r>
      <w:r w:rsidR="00D343C8" w:rsidRPr="00EC37B9">
        <w:t>. Main branches page</w:t>
      </w:r>
      <w:bookmarkEnd w:id="81"/>
    </w:p>
    <w:p w14:paraId="738610EB" w14:textId="77777777" w:rsidR="00D343C8" w:rsidRPr="00EC37B9" w:rsidRDefault="005C361C" w:rsidP="00E95D09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96681CE" wp14:editId="07777777">
            <wp:extent cx="4942162" cy="26323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1"/>
                    <a:stretch/>
                  </pic:blipFill>
                  <pic:spPr bwMode="auto">
                    <a:xfrm>
                      <a:off x="0" y="0"/>
                      <a:ext cx="4960507" cy="26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14D6" w14:textId="77777777" w:rsidR="00B140FB" w:rsidRPr="00EC37B9" w:rsidRDefault="00B140FB" w:rsidP="00B140F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tejto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nájdeme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637805D2" w14:textId="77777777" w:rsidR="004C3C48" w:rsidRPr="00EC37B9" w:rsidRDefault="004C3C48" w:rsidP="00B140F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C84B620" w14:textId="17D77640" w:rsidR="005751E9" w:rsidRPr="00EC37B9" w:rsidRDefault="003E6B18" w:rsidP="00A97F20">
      <w:pPr>
        <w:pStyle w:val="Heading3"/>
      </w:pPr>
      <w:bookmarkStart w:id="82" w:name="_Toc126660910"/>
      <w:r w:rsidRPr="00EC37B9">
        <w:t>5</w:t>
      </w:r>
      <w:r w:rsidR="005751E9" w:rsidRPr="00EC37B9">
        <w:t>.3.</w:t>
      </w:r>
      <w:r w:rsidR="00A81D5D" w:rsidRPr="00EC37B9">
        <w:t>9</w:t>
      </w:r>
      <w:r w:rsidR="005751E9" w:rsidRPr="00EC37B9">
        <w:t>. Main locations page</w:t>
      </w:r>
      <w:bookmarkEnd w:id="82"/>
    </w:p>
    <w:p w14:paraId="463F29E8" w14:textId="77777777" w:rsidR="005751E9" w:rsidRPr="00EC37B9" w:rsidRDefault="00B61909" w:rsidP="00B140FB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1E176D" wp14:editId="07777777">
            <wp:extent cx="4953000" cy="2643908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4"/>
                    <a:stretch/>
                  </pic:blipFill>
                  <pic:spPr bwMode="auto">
                    <a:xfrm>
                      <a:off x="0" y="0"/>
                      <a:ext cx="4966961" cy="265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35981" w14:textId="77777777" w:rsidR="00B61909" w:rsidRPr="00EC37B9" w:rsidRDefault="00B61909" w:rsidP="00B6190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tejto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nájdeme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lokácii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uložených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3B7B4B86" w14:textId="77777777" w:rsidR="00B61909" w:rsidRPr="00EC37B9" w:rsidRDefault="00B61909" w:rsidP="00B140FB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3A0FF5F2" w14:textId="77777777" w:rsidR="005C361C" w:rsidRPr="00EC37B9" w:rsidRDefault="005C361C" w:rsidP="00E95D09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630AD66" w14:textId="77777777" w:rsidR="00DF0D1D" w:rsidRPr="00EC37B9" w:rsidRDefault="00DF0D1D" w:rsidP="00E95D09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50ADEC36" w14:textId="15399CBD" w:rsidR="00596C6B" w:rsidRPr="00EC37B9" w:rsidRDefault="003E6B18" w:rsidP="00A97F20">
      <w:pPr>
        <w:pStyle w:val="Heading3"/>
      </w:pPr>
      <w:bookmarkStart w:id="83" w:name="_Toc126660911"/>
      <w:r w:rsidRPr="00EC37B9">
        <w:t>5</w:t>
      </w:r>
      <w:r w:rsidR="00D77297" w:rsidRPr="00EC37B9">
        <w:t>.3.1</w:t>
      </w:r>
      <w:r w:rsidR="00A81D5D" w:rsidRPr="00EC37B9">
        <w:t>0</w:t>
      </w:r>
      <w:r w:rsidR="00D77297" w:rsidRPr="00EC37B9">
        <w:t xml:space="preserve">. </w:t>
      </w:r>
      <w:r w:rsidR="000912A7" w:rsidRPr="00EC37B9">
        <w:t xml:space="preserve">Add, </w:t>
      </w:r>
      <w:r w:rsidR="00BA1F9B" w:rsidRPr="00EC37B9">
        <w:t>Update</w:t>
      </w:r>
      <w:r w:rsidR="000912A7" w:rsidRPr="00EC37B9">
        <w:t>, Delete, Manage</w:t>
      </w:r>
      <w:r w:rsidR="00A8087F" w:rsidRPr="00EC37B9">
        <w:t>, View</w:t>
      </w:r>
      <w:r w:rsidR="00D77297" w:rsidRPr="00EC37B9">
        <w:t xml:space="preserve"> pages</w:t>
      </w:r>
      <w:bookmarkEnd w:id="83"/>
    </w:p>
    <w:p w14:paraId="7EB33F16" w14:textId="25A0E1C3" w:rsidR="00D7255A" w:rsidRPr="00EC37B9" w:rsidRDefault="003E6B18" w:rsidP="00966359">
      <w:pPr>
        <w:pStyle w:val="Heading4"/>
      </w:pPr>
      <w:r w:rsidRPr="00EC37B9">
        <w:lastRenderedPageBreak/>
        <w:t>5</w:t>
      </w:r>
      <w:r w:rsidR="00D7255A" w:rsidRPr="00EC37B9">
        <w:t>.3.1</w:t>
      </w:r>
      <w:r w:rsidR="00A81D5D" w:rsidRPr="00EC37B9">
        <w:t>0</w:t>
      </w:r>
      <w:r w:rsidR="00D7255A" w:rsidRPr="00EC37B9">
        <w:t xml:space="preserve">.1. </w:t>
      </w:r>
      <w:r w:rsidR="009D72EF" w:rsidRPr="00EC37B9">
        <w:t>Add</w:t>
      </w:r>
      <w:r w:rsidR="00D7255A" w:rsidRPr="00EC37B9">
        <w:t xml:space="preserve"> page</w:t>
      </w:r>
    </w:p>
    <w:p w14:paraId="7A994277" w14:textId="77777777" w:rsidR="00661C5E" w:rsidRPr="00EC37B9" w:rsidRDefault="00661C5E" w:rsidP="00661C5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Add page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obsahuje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pridávací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Každý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main page </w:t>
      </w:r>
      <w:proofErr w:type="spellStart"/>
      <w:proofErr w:type="gramStart"/>
      <w:r w:rsidRPr="00EC37B9">
        <w:rPr>
          <w:rFonts w:ascii="Times New Roman" w:hAnsi="Times New Roman" w:cs="Times New Roman"/>
          <w:sz w:val="28"/>
          <w:szCs w:val="28"/>
        </w:rPr>
        <w:t>má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svoj</w:t>
      </w:r>
      <w:proofErr w:type="spellEnd"/>
      <w:proofErr w:type="gram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vlastný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add page</w:t>
      </w:r>
      <w:r w:rsidR="009A1BB5" w:rsidRPr="00EC37B9">
        <w:rPr>
          <w:rFonts w:ascii="Times New Roman" w:hAnsi="Times New Roman" w:cs="Times New Roman"/>
          <w:sz w:val="28"/>
          <w:szCs w:val="28"/>
        </w:rPr>
        <w:t>:</w:t>
      </w:r>
    </w:p>
    <w:p w14:paraId="61829076" w14:textId="77777777" w:rsidR="00E4371F" w:rsidRPr="00EC37B9" w:rsidRDefault="00E4371F" w:rsidP="00EF342E">
      <w:pPr>
        <w:ind w:left="720" w:firstLine="720"/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02AA7CA1" wp14:editId="617BDE3D">
            <wp:extent cx="4970306" cy="265314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4"/>
                    <a:stretch/>
                  </pic:blipFill>
                  <pic:spPr bwMode="auto">
                    <a:xfrm>
                      <a:off x="0" y="0"/>
                      <a:ext cx="4985052" cy="266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8DD9E" w14:textId="706C7DF0" w:rsidR="00E4371F" w:rsidRPr="00EC37B9" w:rsidRDefault="00E4371F" w:rsidP="00E4371F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V add transport page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vypĺňa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samotný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zadať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údaje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okrem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“Notes”,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nie</w:t>
      </w:r>
      <w:proofErr w:type="spellEnd"/>
      <w:r w:rsidR="6C76089C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</w:t>
      </w:r>
      <w:r w:rsidR="13CCFA63" w:rsidRPr="00EC37B9">
        <w:rPr>
          <w:rFonts w:ascii="Times New Roman" w:hAnsi="Times New Roman" w:cs="Times New Roman"/>
          <w:sz w:val="28"/>
          <w:szCs w:val="28"/>
        </w:rPr>
        <w:t>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povinné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stlačením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zadaný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transport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uloží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2BA226A1" w14:textId="77777777" w:rsidR="00E4371F" w:rsidRPr="00EC37B9" w:rsidRDefault="00E4371F" w:rsidP="00661C5E">
      <w:pPr>
        <w:ind w:left="1440"/>
        <w:jc w:val="both"/>
        <w:rPr>
          <w:rFonts w:ascii="Times New Roman" w:hAnsi="Times New Roman" w:cs="Times New Roman"/>
          <w:sz w:val="32"/>
          <w:szCs w:val="32"/>
        </w:rPr>
      </w:pPr>
    </w:p>
    <w:p w14:paraId="17AD93B2" w14:textId="77777777" w:rsidR="007A0159" w:rsidRPr="00EC37B9" w:rsidRDefault="00E4371F" w:rsidP="00661C5E">
      <w:pPr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144ABA" wp14:editId="07777777">
            <wp:extent cx="4994564" cy="26486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5"/>
                    <a:stretch/>
                  </pic:blipFill>
                  <pic:spPr bwMode="auto">
                    <a:xfrm>
                      <a:off x="0" y="0"/>
                      <a:ext cx="5003317" cy="265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80C55" w14:textId="5A92C8A5" w:rsidR="00316F72" w:rsidRPr="00EC37B9" w:rsidRDefault="00316F72" w:rsidP="00661C5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V add user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okrem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prideľujeme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userovi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jednu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root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(branch)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potom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môže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samotný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zmeniť</w:t>
      </w:r>
      <w:proofErr w:type="spellEnd"/>
      <w:r w:rsidR="513B3692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0DE4B5B7" w14:textId="77777777" w:rsidR="007A0159" w:rsidRPr="00EC37B9" w:rsidRDefault="007A0159" w:rsidP="00661C5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71B5A1A" wp14:editId="4F5C79AD">
            <wp:extent cx="5007189" cy="26670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1"/>
                    <a:stretch/>
                  </pic:blipFill>
                  <pic:spPr bwMode="auto">
                    <a:xfrm>
                      <a:off x="0" y="0"/>
                      <a:ext cx="5012610" cy="266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91AF4" w14:textId="77777777" w:rsidR="00877319" w:rsidRPr="00EC37B9" w:rsidRDefault="007A0159" w:rsidP="00877319">
      <w:pPr>
        <w:ind w:left="1440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V add group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môžeme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zvoliť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viacero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checkboxov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podľa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toho,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patriť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  <w:r w:rsidR="00877319" w:rsidRPr="00EC37B9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66204FF1" w14:textId="77777777" w:rsidR="007A0159" w:rsidRPr="00EC37B9" w:rsidRDefault="00877319" w:rsidP="00661C5E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DF9DC6" wp14:editId="02B48EFF">
            <wp:extent cx="5084618" cy="271416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4"/>
                    <a:stretch/>
                  </pic:blipFill>
                  <pic:spPr bwMode="auto">
                    <a:xfrm>
                      <a:off x="0" y="0"/>
                      <a:ext cx="5089718" cy="271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0D7D" w14:textId="77777777" w:rsidR="009A1BB5" w:rsidRPr="00EC37B9" w:rsidRDefault="00E4371F" w:rsidP="00661C5E">
      <w:pPr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E529C3" wp14:editId="07777777">
            <wp:extent cx="5070764" cy="27126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7"/>
                    <a:stretch/>
                  </pic:blipFill>
                  <pic:spPr bwMode="auto">
                    <a:xfrm>
                      <a:off x="0" y="0"/>
                      <a:ext cx="5086406" cy="27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B0746" w14:textId="636D32B9" w:rsidR="005670A2" w:rsidRPr="00EC37B9" w:rsidRDefault="003E6B18" w:rsidP="003A5D9B">
      <w:pPr>
        <w:pStyle w:val="Heading4"/>
      </w:pPr>
      <w:r w:rsidRPr="00EC37B9">
        <w:t>5</w:t>
      </w:r>
      <w:r w:rsidR="005670A2" w:rsidRPr="00EC37B9">
        <w:t>.3.1</w:t>
      </w:r>
      <w:r w:rsidR="00A81D5D" w:rsidRPr="00EC37B9">
        <w:t>0</w:t>
      </w:r>
      <w:r w:rsidR="005670A2" w:rsidRPr="00EC37B9">
        <w:t xml:space="preserve">.2. </w:t>
      </w:r>
      <w:r w:rsidR="00756E46" w:rsidRPr="00EC37B9">
        <w:t>Update</w:t>
      </w:r>
      <w:r w:rsidR="005670A2" w:rsidRPr="00EC37B9">
        <w:t xml:space="preserve"> page</w:t>
      </w:r>
    </w:p>
    <w:p w14:paraId="5B889516" w14:textId="77777777" w:rsidR="00257946" w:rsidRPr="00EC37B9" w:rsidRDefault="001C112C" w:rsidP="00B55E8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>Update</w:t>
      </w:r>
      <w:r w:rsidR="00257946" w:rsidRPr="00EC37B9"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 w:rsidR="00257946" w:rsidRPr="00EC37B9">
        <w:rPr>
          <w:rFonts w:ascii="Times New Roman" w:hAnsi="Times New Roman" w:cs="Times New Roman"/>
          <w:sz w:val="28"/>
          <w:szCs w:val="28"/>
        </w:rPr>
        <w:t>obsahuje</w:t>
      </w:r>
      <w:proofErr w:type="spellEnd"/>
      <w:r w:rsidR="00257946"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="00E86886" w:rsidRPr="00EC37B9">
        <w:rPr>
          <w:rFonts w:ascii="Times New Roman" w:hAnsi="Times New Roman" w:cs="Times New Roman"/>
          <w:sz w:val="28"/>
          <w:szCs w:val="28"/>
        </w:rPr>
        <w:t xml:space="preserve">ten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istý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>,</w:t>
      </w:r>
      <w:r w:rsidR="0025794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pridávanie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, ale v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tomto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formulári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sú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už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predvyplnené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údaje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užívateľ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ich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môže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zmeniť</w:t>
      </w:r>
      <w:proofErr w:type="spellEnd"/>
      <w:r w:rsidR="00257946" w:rsidRPr="00EC37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57946" w:rsidRPr="00EC37B9">
        <w:rPr>
          <w:rFonts w:ascii="Times New Roman" w:hAnsi="Times New Roman" w:cs="Times New Roman"/>
          <w:sz w:val="28"/>
          <w:szCs w:val="28"/>
        </w:rPr>
        <w:t>Každý</w:t>
      </w:r>
      <w:proofErr w:type="spellEnd"/>
      <w:r w:rsidR="0025794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ktorý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patrí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prihlásenému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užívateľovi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6886" w:rsidRPr="00EC37B9">
        <w:rPr>
          <w:rFonts w:ascii="Times New Roman" w:hAnsi="Times New Roman" w:cs="Times New Roman"/>
          <w:sz w:val="28"/>
          <w:szCs w:val="28"/>
        </w:rPr>
        <w:t>má</w:t>
      </w:r>
      <w:proofErr w:type="spellEnd"/>
      <w:r w:rsidR="00E86886"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="00665DEF" w:rsidRPr="00EC37B9">
        <w:rPr>
          <w:rFonts w:ascii="Times New Roman" w:hAnsi="Times New Roman" w:cs="Times New Roman"/>
          <w:sz w:val="28"/>
          <w:szCs w:val="28"/>
        </w:rPr>
        <w:t>stĺpci</w:t>
      </w:r>
      <w:proofErr w:type="spellEnd"/>
      <w:r w:rsidR="00665DEF" w:rsidRPr="00EC37B9">
        <w:rPr>
          <w:rFonts w:ascii="Times New Roman" w:hAnsi="Times New Roman" w:cs="Times New Roman"/>
          <w:sz w:val="28"/>
          <w:szCs w:val="28"/>
        </w:rPr>
        <w:t xml:space="preserve"> “edit” </w:t>
      </w:r>
      <w:r w:rsidR="00B0599A" w:rsidRPr="00EC37B9">
        <w:rPr>
          <w:rFonts w:ascii="Times New Roman" w:hAnsi="Times New Roman" w:cs="Times New Roman"/>
          <w:sz w:val="28"/>
          <w:szCs w:val="28"/>
        </w:rPr>
        <w:t>update</w:t>
      </w:r>
      <w:r w:rsidR="00665DEF" w:rsidRPr="00EC37B9">
        <w:rPr>
          <w:rFonts w:ascii="Times New Roman" w:hAnsi="Times New Roman" w:cs="Times New Roman"/>
          <w:sz w:val="28"/>
          <w:szCs w:val="28"/>
        </w:rPr>
        <w:t xml:space="preserve"> button, </w:t>
      </w:r>
      <w:proofErr w:type="spellStart"/>
      <w:r w:rsidR="00665DEF" w:rsidRPr="00EC37B9">
        <w:rPr>
          <w:rFonts w:ascii="Times New Roman" w:hAnsi="Times New Roman" w:cs="Times New Roman"/>
          <w:sz w:val="28"/>
          <w:szCs w:val="28"/>
        </w:rPr>
        <w:t>ktorý</w:t>
      </w:r>
      <w:proofErr w:type="spellEnd"/>
      <w:r w:rsidR="00665DEF" w:rsidRPr="00EC37B9">
        <w:rPr>
          <w:rFonts w:ascii="Times New Roman" w:hAnsi="Times New Roman" w:cs="Times New Roman"/>
          <w:sz w:val="28"/>
          <w:szCs w:val="28"/>
        </w:rPr>
        <w:t xml:space="preserve"> ho </w:t>
      </w:r>
      <w:proofErr w:type="spellStart"/>
      <w:r w:rsidR="00665DEF"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="00665DEF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DEF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665DEF" w:rsidRPr="00EC37B9">
        <w:rPr>
          <w:rFonts w:ascii="Times New Roman" w:hAnsi="Times New Roman" w:cs="Times New Roman"/>
          <w:sz w:val="28"/>
          <w:szCs w:val="28"/>
        </w:rPr>
        <w:t xml:space="preserve"> edit page</w:t>
      </w:r>
      <w:r w:rsidR="0021216A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6B62F1B3" w14:textId="77777777" w:rsidR="009014E3" w:rsidRPr="00EC37B9" w:rsidRDefault="009014E3" w:rsidP="00B55E8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00B3A" wp14:editId="07777777">
            <wp:extent cx="4978359" cy="2659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866" cy="26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340864" w:rsidRPr="00EC37B9" w:rsidRDefault="00340864" w:rsidP="00B55E8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80A4E5D" w14:textId="77777777" w:rsidR="00340864" w:rsidRPr="00EC37B9" w:rsidRDefault="00340864" w:rsidP="00B55E8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8CE32F" wp14:editId="07777777">
            <wp:extent cx="4998082" cy="2651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88" cy="26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836" w14:textId="77777777" w:rsidR="00B55E8A" w:rsidRPr="00EC37B9" w:rsidRDefault="00B55E8A" w:rsidP="00B55E8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04B04D7" w14:textId="003DADBE" w:rsidR="005670A2" w:rsidRPr="00EC37B9" w:rsidRDefault="003E6B18" w:rsidP="003A5D9B">
      <w:pPr>
        <w:pStyle w:val="Heading4"/>
      </w:pPr>
      <w:r w:rsidRPr="00EC37B9">
        <w:t>5</w:t>
      </w:r>
      <w:r w:rsidR="005670A2" w:rsidRPr="00EC37B9">
        <w:t>.3.1</w:t>
      </w:r>
      <w:r w:rsidR="00A81D5D" w:rsidRPr="00EC37B9">
        <w:t>0</w:t>
      </w:r>
      <w:r w:rsidR="005670A2" w:rsidRPr="00EC37B9">
        <w:t>.3. Delete page</w:t>
      </w:r>
    </w:p>
    <w:p w14:paraId="2FED9F21" w14:textId="77777777" w:rsidR="00DB0216" w:rsidRPr="00EC37B9" w:rsidRDefault="00AD22B0" w:rsidP="00AD22B0">
      <w:pPr>
        <w:ind w:left="1440"/>
        <w:jc w:val="both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Keď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chceme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vymazať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ľubovolný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resp.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“delete” button,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nachádza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tabuľkách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stĺpci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“Delete”</w:t>
      </w:r>
      <w:r w:rsidR="001734BA"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nevymaže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hneď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, ale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delete page,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spýta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či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určite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chceme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vymazať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tento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Až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opätovnom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“delete” button,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skutočne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BA" w:rsidRPr="00EC37B9">
        <w:rPr>
          <w:rFonts w:ascii="Times New Roman" w:hAnsi="Times New Roman" w:cs="Times New Roman"/>
          <w:sz w:val="28"/>
          <w:szCs w:val="28"/>
        </w:rPr>
        <w:t>odstránený</w:t>
      </w:r>
      <w:proofErr w:type="spellEnd"/>
      <w:r w:rsidR="001734BA" w:rsidRPr="00EC37B9">
        <w:rPr>
          <w:rFonts w:ascii="Times New Roman" w:hAnsi="Times New Roman" w:cs="Times New Roman"/>
          <w:sz w:val="28"/>
          <w:szCs w:val="28"/>
        </w:rPr>
        <w:t>.</w:t>
      </w:r>
      <w:r w:rsidR="00DB0216" w:rsidRPr="00EC37B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96FEF7D" w14:textId="77777777" w:rsidR="00AD22B0" w:rsidRPr="00EC37B9" w:rsidRDefault="00DB0216" w:rsidP="00AD22B0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41113" wp14:editId="29BFC67E">
            <wp:extent cx="5101913" cy="272934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7"/>
                    <a:stretch/>
                  </pic:blipFill>
                  <pic:spPr bwMode="auto">
                    <a:xfrm>
                      <a:off x="0" y="0"/>
                      <a:ext cx="5114549" cy="27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DBDC" w14:textId="77777777" w:rsidR="001734BA" w:rsidRPr="00EC37B9" w:rsidRDefault="00F131FB" w:rsidP="00AD22B0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3B2543" wp14:editId="07777777">
            <wp:extent cx="5097579" cy="2715144"/>
            <wp:effectExtent l="0" t="0" r="825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1"/>
                    <a:stretch/>
                  </pic:blipFill>
                  <pic:spPr bwMode="auto">
                    <a:xfrm>
                      <a:off x="0" y="0"/>
                      <a:ext cx="5125155" cy="272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166C7" w14:textId="6412F688" w:rsidR="005670A2" w:rsidRPr="00EC37B9" w:rsidRDefault="003E6B18" w:rsidP="001C02C8">
      <w:pPr>
        <w:pStyle w:val="Heading4"/>
      </w:pPr>
      <w:r w:rsidRPr="00EC37B9">
        <w:t>5</w:t>
      </w:r>
      <w:r w:rsidR="005670A2" w:rsidRPr="00EC37B9">
        <w:t>.3.1</w:t>
      </w:r>
      <w:r w:rsidR="00A81D5D" w:rsidRPr="00EC37B9">
        <w:t>0</w:t>
      </w:r>
      <w:r w:rsidR="005670A2" w:rsidRPr="00EC37B9">
        <w:t xml:space="preserve">.4. </w:t>
      </w:r>
      <w:r w:rsidR="00F92E2A" w:rsidRPr="00EC37B9">
        <w:t>Manage</w:t>
      </w:r>
      <w:r w:rsidR="005670A2" w:rsidRPr="00EC37B9">
        <w:t xml:space="preserve"> page</w:t>
      </w:r>
    </w:p>
    <w:p w14:paraId="769D0D3C" w14:textId="77777777" w:rsidR="00DE4ECD" w:rsidRPr="00EC37B9" w:rsidRDefault="00215B97" w:rsidP="00DE4ECD">
      <w:pPr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</w:rPr>
        <w:tab/>
      </w:r>
      <w:r w:rsidRPr="00EC37B9">
        <w:rPr>
          <w:rFonts w:ascii="Times New Roman" w:hAnsi="Times New Roman" w:cs="Times New Roman"/>
        </w:rPr>
        <w:tab/>
      </w:r>
    </w:p>
    <w:p w14:paraId="54CD245A" w14:textId="77777777" w:rsidR="00DE4ECD" w:rsidRPr="00EC37B9" w:rsidRDefault="00DE4ECD" w:rsidP="00DE4ECD">
      <w:pPr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</w:rPr>
        <w:tab/>
      </w:r>
      <w:r w:rsidRPr="00EC37B9">
        <w:rPr>
          <w:rFonts w:ascii="Times New Roman" w:hAnsi="Times New Roman" w:cs="Times New Roman"/>
        </w:rPr>
        <w:tab/>
      </w:r>
      <w:r w:rsidR="00F51A99" w:rsidRPr="00EC37B9">
        <w:rPr>
          <w:rFonts w:ascii="Times New Roman" w:hAnsi="Times New Roman" w:cs="Times New Roman"/>
          <w:noProof/>
        </w:rPr>
        <w:drawing>
          <wp:inline distT="0" distB="0" distL="0" distR="0" wp14:anchorId="6E0E09D7" wp14:editId="07777777">
            <wp:extent cx="4625340" cy="240705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56" cy="24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BE67" w14:textId="77777777" w:rsidR="00F51A99" w:rsidRPr="00EC37B9" w:rsidRDefault="00F51A99" w:rsidP="00DE4ECD">
      <w:pPr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</w:rPr>
        <w:lastRenderedPageBreak/>
        <w:tab/>
      </w:r>
      <w:r w:rsidRPr="00EC37B9">
        <w:rPr>
          <w:rFonts w:ascii="Times New Roman" w:hAnsi="Times New Roman" w:cs="Times New Roman"/>
        </w:rPr>
        <w:tab/>
      </w:r>
      <w:r w:rsidR="00AA293A" w:rsidRPr="00EC37B9">
        <w:rPr>
          <w:rFonts w:ascii="Times New Roman" w:hAnsi="Times New Roman" w:cs="Times New Roman"/>
          <w:noProof/>
        </w:rPr>
        <w:drawing>
          <wp:inline distT="0" distB="0" distL="0" distR="0" wp14:anchorId="2A6A7173" wp14:editId="07777777">
            <wp:extent cx="4610408" cy="24155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74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6A5" w14:textId="02C4C80B" w:rsidR="005670A2" w:rsidRPr="00EC37B9" w:rsidRDefault="003E6B18" w:rsidP="001C02C8">
      <w:pPr>
        <w:pStyle w:val="Heading4"/>
      </w:pPr>
      <w:r w:rsidRPr="00EC37B9">
        <w:t>5</w:t>
      </w:r>
      <w:r w:rsidR="005670A2" w:rsidRPr="00EC37B9">
        <w:t>.3.1</w:t>
      </w:r>
      <w:r w:rsidR="00A81D5D" w:rsidRPr="00EC37B9">
        <w:t>0</w:t>
      </w:r>
      <w:r w:rsidR="005670A2" w:rsidRPr="00EC37B9">
        <w:t xml:space="preserve">.5. </w:t>
      </w:r>
      <w:r w:rsidR="00F92E2A" w:rsidRPr="00EC37B9">
        <w:t>View</w:t>
      </w:r>
      <w:r w:rsidR="005670A2" w:rsidRPr="00EC37B9">
        <w:t xml:space="preserve"> page</w:t>
      </w:r>
    </w:p>
    <w:p w14:paraId="3D8976E3" w14:textId="77777777" w:rsidR="00961011" w:rsidRPr="00EC37B9" w:rsidRDefault="00086E2A" w:rsidP="00E55D82">
      <w:pPr>
        <w:ind w:left="1440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View page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slúži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pozeranie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detailov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alebo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36FEB5B0" w14:textId="77777777" w:rsidR="000E2C12" w:rsidRPr="00EC37B9" w:rsidRDefault="000E2C12" w:rsidP="00E55D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0D7AA69" w14:textId="77777777" w:rsidR="000E2C12" w:rsidRPr="00EC37B9" w:rsidRDefault="00FA7BC5" w:rsidP="00E55D82">
      <w:pPr>
        <w:ind w:left="1440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2D16C" wp14:editId="07777777">
            <wp:extent cx="4749125" cy="2514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630" cy="25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D064" w14:textId="77777777" w:rsidR="00961011" w:rsidRPr="00EC37B9" w:rsidRDefault="00961011" w:rsidP="00961011">
      <w:pPr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</w:rPr>
        <w:lastRenderedPageBreak/>
        <w:tab/>
      </w:r>
      <w:r w:rsidRPr="00EC37B9">
        <w:rPr>
          <w:rFonts w:ascii="Times New Roman" w:hAnsi="Times New Roman" w:cs="Times New Roman"/>
        </w:rPr>
        <w:tab/>
      </w:r>
      <w:r w:rsidR="00FA7BC5" w:rsidRPr="00EC37B9">
        <w:rPr>
          <w:rFonts w:ascii="Times New Roman" w:hAnsi="Times New Roman" w:cs="Times New Roman"/>
          <w:noProof/>
        </w:rPr>
        <w:drawing>
          <wp:inline distT="0" distB="0" distL="0" distR="0" wp14:anchorId="2E810F1E" wp14:editId="07777777">
            <wp:extent cx="4816408" cy="25450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607" cy="25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C98" w14:textId="77777777" w:rsidR="00D7255A" w:rsidRPr="00EC37B9" w:rsidRDefault="00D7255A" w:rsidP="00A73D58">
      <w:pPr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sz w:val="32"/>
          <w:szCs w:val="32"/>
        </w:rPr>
        <w:tab/>
      </w:r>
      <w:r w:rsidRPr="00EC37B9">
        <w:rPr>
          <w:rFonts w:ascii="Times New Roman" w:hAnsi="Times New Roman" w:cs="Times New Roman"/>
          <w:sz w:val="32"/>
          <w:szCs w:val="32"/>
        </w:rPr>
        <w:tab/>
      </w:r>
    </w:p>
    <w:p w14:paraId="6D072C0D" w14:textId="77777777" w:rsidR="00596C6B" w:rsidRPr="00EC37B9" w:rsidRDefault="00596C6B" w:rsidP="00534804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3B106A" w14:textId="77777777" w:rsidR="00596C6B" w:rsidRPr="00EC37B9" w:rsidRDefault="00596C6B" w:rsidP="003701B5">
      <w:pPr>
        <w:pStyle w:val="Heading1"/>
      </w:pPr>
      <w:bookmarkStart w:id="84" w:name="_Toc123059837"/>
      <w:bookmarkStart w:id="85" w:name="_Toc126660912"/>
      <w:proofErr w:type="spellStart"/>
      <w:r w:rsidRPr="00EC37B9">
        <w:t>Implementácia</w:t>
      </w:r>
      <w:bookmarkEnd w:id="84"/>
      <w:bookmarkEnd w:id="85"/>
      <w:proofErr w:type="spellEnd"/>
    </w:p>
    <w:p w14:paraId="21F6C40D" w14:textId="3D440A2A" w:rsidR="00291868" w:rsidRPr="00EC37B9" w:rsidRDefault="003E6B18" w:rsidP="0098369D">
      <w:pPr>
        <w:pStyle w:val="Heading2"/>
        <w:numPr>
          <w:ilvl w:val="1"/>
          <w:numId w:val="0"/>
        </w:numPr>
        <w:ind w:left="1428" w:hanging="720"/>
      </w:pPr>
      <w:bookmarkStart w:id="86" w:name="_Toc123059838"/>
      <w:bookmarkStart w:id="87" w:name="_Toc126660913"/>
      <w:r w:rsidRPr="00EC37B9">
        <w:t>6</w:t>
      </w:r>
      <w:r w:rsidR="00596C6B" w:rsidRPr="00EC37B9">
        <w:t>.1 UML component diagra</w:t>
      </w:r>
      <w:r w:rsidR="77D784AC" w:rsidRPr="00EC37B9">
        <w:t>m</w:t>
      </w:r>
      <w:bookmarkEnd w:id="86"/>
      <w:bookmarkEnd w:id="87"/>
    </w:p>
    <w:p w14:paraId="23DC310F" w14:textId="308F9D94" w:rsidR="00886722" w:rsidRPr="00EC37B9" w:rsidRDefault="77D784AC" w:rsidP="41D64E0D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EC37B9">
        <w:rPr>
          <w:rFonts w:ascii="Times New Roman" w:hAnsi="Times New Roman" w:cs="Times New Roman"/>
          <w:noProof/>
        </w:rPr>
        <w:drawing>
          <wp:inline distT="0" distB="0" distL="0" distR="0" wp14:anchorId="2A1E5F9A" wp14:editId="29ABDEAC">
            <wp:extent cx="5659063" cy="3151000"/>
            <wp:effectExtent l="0" t="0" r="0" b="0"/>
            <wp:docPr id="844674867" name="Picture 8446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6" b="13888"/>
                    <a:stretch>
                      <a:fillRect/>
                    </a:stretch>
                  </pic:blipFill>
                  <pic:spPr>
                    <a:xfrm>
                      <a:off x="0" y="0"/>
                      <a:ext cx="5659063" cy="31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158FED67" w:rsidR="00886722" w:rsidRPr="00EC37B9" w:rsidRDefault="003E6B18" w:rsidP="41D64E0D">
      <w:pPr>
        <w:ind w:left="720"/>
        <w:jc w:val="both"/>
        <w:rPr>
          <w:rFonts w:ascii="Times New Roman" w:hAnsi="Times New Roman" w:cs="Times New Roman"/>
        </w:rPr>
      </w:pPr>
      <w:bookmarkStart w:id="88" w:name="_Toc126660914"/>
      <w:r w:rsidRPr="00EC37B9">
        <w:rPr>
          <w:rStyle w:val="Heading2Char"/>
        </w:rPr>
        <w:t>6</w:t>
      </w:r>
      <w:r w:rsidR="6697F032" w:rsidRPr="00EC37B9">
        <w:rPr>
          <w:rStyle w:val="Heading2Char"/>
        </w:rPr>
        <w:t>.2 UML sequence diagram</w:t>
      </w:r>
      <w:bookmarkEnd w:id="88"/>
    </w:p>
    <w:p w14:paraId="0F3CABC7" w14:textId="7B2D043C" w:rsidR="00886722" w:rsidRPr="00EC37B9" w:rsidRDefault="6697F032" w:rsidP="41D64E0D">
      <w:pPr>
        <w:ind w:left="720"/>
        <w:jc w:val="both"/>
        <w:rPr>
          <w:rFonts w:ascii="Times New Roman" w:hAnsi="Times New Roman" w:cs="Times New Roman"/>
        </w:rPr>
      </w:pPr>
      <w:r w:rsidRPr="00EC37B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677249" wp14:editId="1293D46E">
            <wp:extent cx="5943600" cy="44330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3585" w14:textId="77777777" w:rsidR="00886722" w:rsidRPr="00EC37B9" w:rsidRDefault="00886722" w:rsidP="008B29A4">
      <w:pPr>
        <w:pStyle w:val="Heading1"/>
      </w:pPr>
      <w:bookmarkStart w:id="89" w:name="_Toc123059839"/>
      <w:bookmarkStart w:id="90" w:name="_Toc126660915"/>
      <w:proofErr w:type="spellStart"/>
      <w:r w:rsidRPr="00EC37B9">
        <w:t>Rozdelenie</w:t>
      </w:r>
      <w:proofErr w:type="spellEnd"/>
      <w:r w:rsidRPr="00EC37B9">
        <w:t xml:space="preserve"> </w:t>
      </w:r>
      <w:proofErr w:type="spellStart"/>
      <w:r w:rsidRPr="00EC37B9">
        <w:t>na</w:t>
      </w:r>
      <w:proofErr w:type="spellEnd"/>
      <w:r w:rsidRPr="00EC37B9">
        <w:t xml:space="preserve"> </w:t>
      </w:r>
      <w:proofErr w:type="spellStart"/>
      <w:r w:rsidRPr="00EC37B9">
        <w:t>moduly</w:t>
      </w:r>
      <w:bookmarkEnd w:id="89"/>
      <w:bookmarkEnd w:id="90"/>
      <w:proofErr w:type="spellEnd"/>
    </w:p>
    <w:p w14:paraId="6DFA82FE" w14:textId="24CF4D78" w:rsidR="00886722" w:rsidRPr="00EC37B9" w:rsidRDefault="003E6B18" w:rsidP="000518C9">
      <w:pPr>
        <w:pStyle w:val="Heading2"/>
        <w:numPr>
          <w:ilvl w:val="0"/>
          <w:numId w:val="0"/>
        </w:numPr>
        <w:ind w:left="1428" w:hanging="720"/>
      </w:pPr>
      <w:bookmarkStart w:id="91" w:name="_Toc126660916"/>
      <w:r w:rsidRPr="00EC37B9">
        <w:t>7</w:t>
      </w:r>
      <w:r w:rsidR="004D5BA2" w:rsidRPr="00EC37B9">
        <w:t>.1</w:t>
      </w:r>
      <w:r w:rsidR="00FC36B3" w:rsidRPr="00EC37B9">
        <w:tab/>
      </w:r>
      <w:r w:rsidR="00FC36B3" w:rsidRPr="00EC37B9">
        <w:rPr>
          <w:rStyle w:val="Heading2Char"/>
        </w:rPr>
        <w:t>Access management</w:t>
      </w:r>
      <w:bookmarkEnd w:id="91"/>
      <w:r w:rsidR="00FC36B3" w:rsidRPr="00EC37B9">
        <w:t xml:space="preserve"> </w:t>
      </w:r>
    </w:p>
    <w:p w14:paraId="08AE59F7" w14:textId="130A2282" w:rsidR="0071064A" w:rsidRPr="00EC37B9" w:rsidRDefault="0071064A" w:rsidP="0071064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Zodpovedá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činnosti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spojené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r w:rsidR="00E66447" w:rsidRPr="00EC37B9">
        <w:rPr>
          <w:rFonts w:ascii="Times New Roman" w:hAnsi="Times New Roman" w:cs="Times New Roman"/>
          <w:sz w:val="28"/>
          <w:szCs w:val="28"/>
        </w:rPr>
        <w:t>groups</w:t>
      </w:r>
    </w:p>
    <w:p w14:paraId="764419B3" w14:textId="6AB9F5F7" w:rsidR="004D5BA2" w:rsidRPr="00EC37B9" w:rsidRDefault="003E6B18" w:rsidP="000518C9">
      <w:pPr>
        <w:pStyle w:val="Heading2"/>
        <w:numPr>
          <w:ilvl w:val="0"/>
          <w:numId w:val="0"/>
        </w:numPr>
        <w:ind w:left="1428" w:hanging="720"/>
      </w:pPr>
      <w:bookmarkStart w:id="92" w:name="_Toc126660917"/>
      <w:r w:rsidRPr="00EC37B9">
        <w:t>7</w:t>
      </w:r>
      <w:r w:rsidR="004D5BA2" w:rsidRPr="00EC37B9">
        <w:t>.2</w:t>
      </w:r>
      <w:r w:rsidR="00FC36B3" w:rsidRPr="00EC37B9">
        <w:t xml:space="preserve"> </w:t>
      </w:r>
      <w:r w:rsidR="00FC36B3" w:rsidRPr="00EC37B9">
        <w:tab/>
      </w:r>
      <w:r w:rsidR="00FC36B3" w:rsidRPr="00EC37B9">
        <w:rPr>
          <w:rStyle w:val="Heading2Char"/>
        </w:rPr>
        <w:t>Authentication</w:t>
      </w:r>
      <w:bookmarkEnd w:id="92"/>
    </w:p>
    <w:p w14:paraId="07968A25" w14:textId="77777777" w:rsidR="00393E5D" w:rsidRPr="00EC37B9" w:rsidRDefault="00393E5D" w:rsidP="00393E5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Zodpovedá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autentifikáciu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teda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login a logout</w:t>
      </w:r>
    </w:p>
    <w:p w14:paraId="4A963870" w14:textId="46E176D4" w:rsidR="004D5BA2" w:rsidRPr="00EC37B9" w:rsidRDefault="003E6B18" w:rsidP="000518C9">
      <w:pPr>
        <w:pStyle w:val="Heading2"/>
        <w:numPr>
          <w:ilvl w:val="0"/>
          <w:numId w:val="0"/>
        </w:numPr>
        <w:ind w:left="1428" w:hanging="720"/>
      </w:pPr>
      <w:bookmarkStart w:id="93" w:name="_Toc126660918"/>
      <w:r w:rsidRPr="00EC37B9">
        <w:t>7</w:t>
      </w:r>
      <w:r w:rsidR="004D5BA2" w:rsidRPr="00EC37B9">
        <w:t>.3</w:t>
      </w:r>
      <w:r w:rsidR="00B31259" w:rsidRPr="00EC37B9">
        <w:tab/>
      </w:r>
      <w:r w:rsidR="00B31259" w:rsidRPr="00EC37B9">
        <w:rPr>
          <w:rStyle w:val="Heading2Char"/>
        </w:rPr>
        <w:t>Branch management</w:t>
      </w:r>
      <w:bookmarkEnd w:id="93"/>
    </w:p>
    <w:p w14:paraId="39C4CD94" w14:textId="77777777" w:rsidR="0071064A" w:rsidRPr="00EC37B9" w:rsidRDefault="0071064A" w:rsidP="0071064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Zodpovedá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činnosti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spojené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“branch”,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teda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pobočkami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8F50B0" w14:textId="3E14B994" w:rsidR="004D5BA2" w:rsidRPr="00EC37B9" w:rsidRDefault="003E6B18" w:rsidP="00F15D3F">
      <w:pPr>
        <w:pStyle w:val="Heading2"/>
        <w:numPr>
          <w:ilvl w:val="0"/>
          <w:numId w:val="0"/>
        </w:numPr>
        <w:ind w:left="1428" w:hanging="720"/>
      </w:pPr>
      <w:bookmarkStart w:id="94" w:name="_Toc126660919"/>
      <w:r w:rsidRPr="00EC37B9">
        <w:t>7</w:t>
      </w:r>
      <w:r w:rsidR="004D5BA2" w:rsidRPr="00EC37B9">
        <w:t>.4</w:t>
      </w:r>
      <w:r w:rsidR="00B31259" w:rsidRPr="00EC37B9">
        <w:tab/>
      </w:r>
      <w:r w:rsidR="00E85090" w:rsidRPr="00EC37B9">
        <w:rPr>
          <w:rStyle w:val="Heading2Char"/>
        </w:rPr>
        <w:t>Known locations management</w:t>
      </w:r>
      <w:bookmarkEnd w:id="94"/>
    </w:p>
    <w:p w14:paraId="71A84C11" w14:textId="77777777" w:rsidR="00776393" w:rsidRPr="00EC37B9" w:rsidRDefault="00776393" w:rsidP="007763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Zodpovedá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činnosti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spojené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lokáciami</w:t>
      </w:r>
      <w:proofErr w:type="spellEnd"/>
    </w:p>
    <w:p w14:paraId="6167201A" w14:textId="395AB3A8" w:rsidR="004D5BA2" w:rsidRPr="00EC37B9" w:rsidRDefault="003E6B18" w:rsidP="00F15D3F">
      <w:pPr>
        <w:pStyle w:val="Heading2"/>
        <w:numPr>
          <w:ilvl w:val="0"/>
          <w:numId w:val="0"/>
        </w:numPr>
        <w:ind w:left="1428" w:hanging="720"/>
      </w:pPr>
      <w:bookmarkStart w:id="95" w:name="_Toc126660920"/>
      <w:r w:rsidRPr="00EC37B9">
        <w:t>7</w:t>
      </w:r>
      <w:r w:rsidR="004D5BA2" w:rsidRPr="00EC37B9">
        <w:t>.5</w:t>
      </w:r>
      <w:r w:rsidR="00F46050" w:rsidRPr="00EC37B9">
        <w:tab/>
      </w:r>
      <w:r w:rsidR="00F46050" w:rsidRPr="00EC37B9">
        <w:rPr>
          <w:rStyle w:val="Heading2Char"/>
        </w:rPr>
        <w:t>Transport management</w:t>
      </w:r>
      <w:bookmarkEnd w:id="95"/>
    </w:p>
    <w:p w14:paraId="654BBC0A" w14:textId="77777777" w:rsidR="00CE048A" w:rsidRPr="00EC37B9" w:rsidRDefault="00CE048A" w:rsidP="00CE048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lastRenderedPageBreak/>
        <w:t>Zodpovedá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činnosti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spojené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transportami</w:t>
      </w:r>
      <w:proofErr w:type="spellEnd"/>
    </w:p>
    <w:p w14:paraId="1D48912E" w14:textId="281D773D" w:rsidR="007E335F" w:rsidRPr="00EC37B9" w:rsidRDefault="003E6B18" w:rsidP="007E335F">
      <w:pPr>
        <w:pStyle w:val="Heading2"/>
        <w:numPr>
          <w:ilvl w:val="0"/>
          <w:numId w:val="0"/>
        </w:numPr>
        <w:ind w:left="1428" w:hanging="720"/>
        <w:rPr>
          <w:rStyle w:val="Heading2Char"/>
        </w:rPr>
      </w:pPr>
      <w:bookmarkStart w:id="96" w:name="_Toc126660921"/>
      <w:r w:rsidRPr="00EC37B9">
        <w:t>7</w:t>
      </w:r>
      <w:r w:rsidR="004D5BA2" w:rsidRPr="00EC37B9">
        <w:t>.6</w:t>
      </w:r>
      <w:r w:rsidR="000208FC" w:rsidRPr="00EC37B9">
        <w:tab/>
      </w:r>
      <w:r w:rsidR="00D65556" w:rsidRPr="00EC37B9">
        <w:rPr>
          <w:rStyle w:val="Heading2Char"/>
        </w:rPr>
        <w:t>User management</w:t>
      </w:r>
      <w:bookmarkEnd w:id="96"/>
    </w:p>
    <w:p w14:paraId="0C713546" w14:textId="77777777" w:rsidR="007E335F" w:rsidRPr="00EC37B9" w:rsidRDefault="007E335F" w:rsidP="007E335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Zodpovedá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činnosti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spojené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="000A339A" w:rsidRPr="00EC37B9">
        <w:rPr>
          <w:rFonts w:ascii="Times New Roman" w:hAnsi="Times New Roman" w:cs="Times New Roman"/>
          <w:sz w:val="28"/>
          <w:szCs w:val="28"/>
        </w:rPr>
        <w:t>uživateľmi</w:t>
      </w:r>
      <w:proofErr w:type="spellEnd"/>
    </w:p>
    <w:p w14:paraId="5CBEF3BB" w14:textId="3A93F686" w:rsidR="004D5BA2" w:rsidRPr="00EC37B9" w:rsidRDefault="003E6B18" w:rsidP="00B5269B">
      <w:pPr>
        <w:pStyle w:val="Heading2"/>
        <w:numPr>
          <w:ilvl w:val="0"/>
          <w:numId w:val="0"/>
        </w:numPr>
        <w:ind w:left="1428" w:hanging="720"/>
      </w:pPr>
      <w:bookmarkStart w:id="97" w:name="_Toc126660922"/>
      <w:r w:rsidRPr="00EC37B9">
        <w:t>7</w:t>
      </w:r>
      <w:r w:rsidR="004D5BA2" w:rsidRPr="00EC37B9">
        <w:t>.7</w:t>
      </w:r>
      <w:r w:rsidR="00EA0542" w:rsidRPr="00EC37B9">
        <w:tab/>
      </w:r>
      <w:r w:rsidR="00EA0542" w:rsidRPr="00EC37B9">
        <w:rPr>
          <w:rStyle w:val="Heading2Char"/>
        </w:rPr>
        <w:t>User settings</w:t>
      </w:r>
      <w:bookmarkEnd w:id="97"/>
    </w:p>
    <w:p w14:paraId="4579C435" w14:textId="77777777" w:rsidR="00A3293E" w:rsidRPr="00EC37B9" w:rsidRDefault="00A3293E" w:rsidP="00A3293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Zodpovedá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nastavení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napríklad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hesla</w:t>
      </w:r>
      <w:proofErr w:type="spellEnd"/>
    </w:p>
    <w:p w14:paraId="5B08B5D1" w14:textId="77777777" w:rsidR="007F3F8A" w:rsidRPr="00EC37B9" w:rsidRDefault="007F3F8A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DEB4AB" w14:textId="77777777" w:rsidR="007F3F8A" w:rsidRPr="00EC37B9" w:rsidRDefault="007F3F8A" w:rsidP="00B914B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CDAD454" w14:textId="77777777" w:rsidR="007F3F8A" w:rsidRPr="00EC37B9" w:rsidRDefault="007F3F8A" w:rsidP="00CE79EA">
      <w:pPr>
        <w:pStyle w:val="Heading1"/>
      </w:pPr>
      <w:bookmarkStart w:id="98" w:name="_Toc123059840"/>
      <w:bookmarkStart w:id="99" w:name="_Toc126660923"/>
      <w:proofErr w:type="spellStart"/>
      <w:r w:rsidRPr="00EC37B9">
        <w:t>Plán</w:t>
      </w:r>
      <w:proofErr w:type="spellEnd"/>
      <w:r w:rsidRPr="00EC37B9">
        <w:t xml:space="preserve"> </w:t>
      </w:r>
      <w:proofErr w:type="spellStart"/>
      <w:r w:rsidRPr="00EC37B9">
        <w:t>implementácie</w:t>
      </w:r>
      <w:bookmarkEnd w:id="98"/>
      <w:bookmarkEnd w:id="99"/>
      <w:proofErr w:type="spellEnd"/>
    </w:p>
    <w:p w14:paraId="2AE2D0F7" w14:textId="77777777" w:rsidR="007F3F8A" w:rsidRPr="00EC37B9" w:rsidRDefault="009C08DE" w:rsidP="009C08D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Vyjasnenie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otázok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ohľadom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="001038B2"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038B2" w:rsidRPr="00EC37B9">
        <w:rPr>
          <w:rFonts w:ascii="Times New Roman" w:hAnsi="Times New Roman" w:cs="Times New Roman"/>
          <w:sz w:val="28"/>
          <w:szCs w:val="28"/>
        </w:rPr>
        <w:t>jej</w:t>
      </w:r>
      <w:proofErr w:type="spellEnd"/>
      <w:r w:rsidR="001038B2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38B2" w:rsidRPr="00EC37B9">
        <w:rPr>
          <w:rFonts w:ascii="Times New Roman" w:hAnsi="Times New Roman" w:cs="Times New Roman"/>
          <w:sz w:val="28"/>
          <w:szCs w:val="28"/>
        </w:rPr>
        <w:t>nastavenie</w:t>
      </w:r>
      <w:proofErr w:type="spellEnd"/>
    </w:p>
    <w:p w14:paraId="1B56ACC8" w14:textId="77777777" w:rsidR="007E6E06" w:rsidRPr="00EC37B9" w:rsidRDefault="007E6E06" w:rsidP="007E6E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Celkový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setup Django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rozdelenie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modulov</w:t>
      </w:r>
      <w:proofErr w:type="spellEnd"/>
    </w:p>
    <w:p w14:paraId="6E7FFB9C" w14:textId="77777777" w:rsidR="003722C4" w:rsidRPr="00EC37B9" w:rsidRDefault="003722C4" w:rsidP="003722C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models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djangu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každý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modul</w:t>
      </w:r>
      <w:proofErr w:type="spellEnd"/>
    </w:p>
    <w:p w14:paraId="53587B4E" w14:textId="77777777" w:rsidR="009C08DE" w:rsidRPr="00EC37B9" w:rsidRDefault="009C08DE" w:rsidP="009C08D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alfa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verzie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frontendu</w:t>
      </w:r>
      <w:proofErr w:type="spellEnd"/>
    </w:p>
    <w:p w14:paraId="345CCA84" w14:textId="77777777" w:rsidR="00BC2E68" w:rsidRPr="00EC37B9" w:rsidRDefault="00BC2E68" w:rsidP="00BC2E68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>Base template</w:t>
      </w:r>
    </w:p>
    <w:p w14:paraId="3A096F3B" w14:textId="77777777" w:rsidR="009C08DE" w:rsidRPr="00EC37B9" w:rsidRDefault="009C08DE" w:rsidP="009C08D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Navigácia</w:t>
      </w:r>
      <w:proofErr w:type="spellEnd"/>
    </w:p>
    <w:p w14:paraId="731F770D" w14:textId="77777777" w:rsidR="009C08DE" w:rsidRPr="00EC37B9" w:rsidRDefault="009C08DE" w:rsidP="009C08D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>Logo panel</w:t>
      </w:r>
    </w:p>
    <w:p w14:paraId="1526EA05" w14:textId="77777777" w:rsidR="009C08DE" w:rsidRPr="00EC37B9" w:rsidRDefault="001E5C1E" w:rsidP="009C08D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Postupné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jednotlivých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formulárov</w:t>
      </w:r>
      <w:proofErr w:type="spellEnd"/>
    </w:p>
    <w:p w14:paraId="257A1228" w14:textId="77777777" w:rsidR="001E5C1E" w:rsidRPr="00EC37B9" w:rsidRDefault="001E5C1E" w:rsidP="001E5C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</w:p>
    <w:p w14:paraId="1A5ABBD2" w14:textId="77777777" w:rsidR="001E5C1E" w:rsidRPr="00EC37B9" w:rsidRDefault="001E5C1E" w:rsidP="001E5C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groups, users, locations a branches</w:t>
      </w:r>
    </w:p>
    <w:p w14:paraId="3B5C7814" w14:textId="77777777" w:rsidR="006A25AC" w:rsidRPr="00EC37B9" w:rsidRDefault="006A25AC" w:rsidP="006A25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“list”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tabuliek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moduly</w:t>
      </w:r>
      <w:proofErr w:type="spellEnd"/>
    </w:p>
    <w:p w14:paraId="51FE2784" w14:textId="77777777" w:rsidR="006A25AC" w:rsidRPr="00EC37B9" w:rsidRDefault="006A25AC" w:rsidP="006A25AC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Transport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tabuľka</w:t>
      </w:r>
      <w:proofErr w:type="spellEnd"/>
    </w:p>
    <w:p w14:paraId="11A96C8B" w14:textId="77777777" w:rsidR="006A25AC" w:rsidRPr="00EC37B9" w:rsidRDefault="006A25AC" w:rsidP="006A25AC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Groups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tabuľka</w:t>
      </w:r>
      <w:proofErr w:type="spellEnd"/>
    </w:p>
    <w:p w14:paraId="38D708B5" w14:textId="77777777" w:rsidR="006A25AC" w:rsidRPr="00EC37B9" w:rsidRDefault="006A25AC" w:rsidP="006A25AC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Users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tabuľka</w:t>
      </w:r>
      <w:proofErr w:type="spellEnd"/>
    </w:p>
    <w:p w14:paraId="3281BAB5" w14:textId="77777777" w:rsidR="006A25AC" w:rsidRPr="00EC37B9" w:rsidRDefault="006A25AC" w:rsidP="006A25AC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Locations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tabuľka</w:t>
      </w:r>
      <w:proofErr w:type="spellEnd"/>
    </w:p>
    <w:p w14:paraId="7FB1F61F" w14:textId="77777777" w:rsidR="006A25AC" w:rsidRPr="00EC37B9" w:rsidRDefault="006A25AC" w:rsidP="006A25AC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Branches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tabuľka</w:t>
      </w:r>
      <w:proofErr w:type="spellEnd"/>
    </w:p>
    <w:p w14:paraId="1BEC9B94" w14:textId="77777777" w:rsidR="004F20A2" w:rsidRPr="00EC37B9" w:rsidRDefault="004F20A2" w:rsidP="004F20A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CRUD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operácií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0C"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</w:p>
    <w:p w14:paraId="66439225" w14:textId="77777777" w:rsidR="00622F79" w:rsidRPr="00EC37B9" w:rsidRDefault="00622F79" w:rsidP="00622F7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“+” button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začiatku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každej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="00180207" w:rsidRPr="00EC37B9">
        <w:rPr>
          <w:rFonts w:ascii="Times New Roman" w:hAnsi="Times New Roman" w:cs="Times New Roman"/>
          <w:sz w:val="28"/>
          <w:szCs w:val="28"/>
        </w:rPr>
        <w:t xml:space="preserve">, po </w:t>
      </w:r>
      <w:proofErr w:type="spellStart"/>
      <w:r w:rsidR="00180207"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="0018020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0207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B70474" w:rsidRPr="00EC37B9">
        <w:rPr>
          <w:rFonts w:ascii="Times New Roman" w:hAnsi="Times New Roman" w:cs="Times New Roman"/>
          <w:sz w:val="28"/>
          <w:szCs w:val="28"/>
        </w:rPr>
        <w:t>,</w:t>
      </w:r>
      <w:r w:rsidR="0018020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48C0"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18020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0207"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="0018020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0207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8020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0207"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="0018020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0207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80207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0207" w:rsidRPr="00EC37B9">
        <w:rPr>
          <w:rFonts w:ascii="Times New Roman" w:hAnsi="Times New Roman" w:cs="Times New Roman"/>
          <w:sz w:val="28"/>
          <w:szCs w:val="28"/>
        </w:rPr>
        <w:t>vytvorenie</w:t>
      </w:r>
      <w:proofErr w:type="spellEnd"/>
    </w:p>
    <w:p w14:paraId="60111E69" w14:textId="77777777" w:rsidR="00622F79" w:rsidRPr="00EC37B9" w:rsidRDefault="00622F79" w:rsidP="00622F7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“edit” button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každom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riadku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(pre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každý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)</w:t>
      </w:r>
      <w:r w:rsidR="00B70474" w:rsidRPr="00EC37B9">
        <w:rPr>
          <w:rFonts w:ascii="Times New Roman" w:hAnsi="Times New Roman" w:cs="Times New Roman"/>
          <w:sz w:val="28"/>
          <w:szCs w:val="28"/>
        </w:rPr>
        <w:t xml:space="preserve">, po </w:t>
      </w:r>
      <w:proofErr w:type="spellStart"/>
      <w:r w:rsidR="00B70474"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="00B70474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474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B70474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predvyplnený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vieme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prepísať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údaje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2F43CA" w:rsidRPr="00EC37B9">
        <w:rPr>
          <w:rFonts w:ascii="Times New Roman" w:hAnsi="Times New Roman" w:cs="Times New Roman"/>
          <w:sz w:val="28"/>
          <w:szCs w:val="28"/>
        </w:rPr>
        <w:t>uložiť</w:t>
      </w:r>
      <w:proofErr w:type="spellEnd"/>
      <w:r w:rsidR="002F43CA" w:rsidRPr="00EC37B9">
        <w:rPr>
          <w:rFonts w:ascii="Times New Roman" w:hAnsi="Times New Roman" w:cs="Times New Roman"/>
          <w:sz w:val="28"/>
          <w:szCs w:val="28"/>
        </w:rPr>
        <w:t xml:space="preserve"> ich</w:t>
      </w:r>
    </w:p>
    <w:p w14:paraId="61463EF4" w14:textId="77777777" w:rsidR="00622F79" w:rsidRPr="00EC37B9" w:rsidRDefault="00622F79" w:rsidP="00622F7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“delete” button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alebo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checkbox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každom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riadku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(pre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každý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)</w:t>
      </w:r>
    </w:p>
    <w:p w14:paraId="44794F8A" w14:textId="77777777" w:rsidR="00E270B1" w:rsidRPr="00EC37B9" w:rsidRDefault="00E270B1" w:rsidP="00E270B1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lastRenderedPageBreak/>
        <w:t xml:space="preserve">Ak ide o button,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opätovnom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“delete” button,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skutočne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vymazaný</w:t>
      </w:r>
      <w:proofErr w:type="spellEnd"/>
    </w:p>
    <w:p w14:paraId="13A344E5" w14:textId="77777777" w:rsidR="00245CFA" w:rsidRPr="00EC37B9" w:rsidRDefault="00245CFA" w:rsidP="00E270B1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Ak ide o checkbox,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vybraného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resp.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ikonu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smetného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koša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resp.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vymazané</w:t>
      </w:r>
      <w:proofErr w:type="spellEnd"/>
    </w:p>
    <w:p w14:paraId="3A7B7477" w14:textId="77777777" w:rsidR="006A25AC" w:rsidRPr="00EC37B9" w:rsidRDefault="006A25AC" w:rsidP="006A25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search do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potrebných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vyhľadávanie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údajov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tabulkách</w:t>
      </w:r>
      <w:proofErr w:type="spellEnd"/>
    </w:p>
    <w:p w14:paraId="7DE1EBFF" w14:textId="77777777" w:rsidR="006A25AC" w:rsidRPr="00EC37B9" w:rsidRDefault="006A25AC" w:rsidP="006A25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stránkovanie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potrebné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</w:p>
    <w:p w14:paraId="410D9762" w14:textId="1DC157E7" w:rsidR="5590C8E6" w:rsidRPr="00EC37B9" w:rsidRDefault="5590C8E6" w:rsidP="41D64E0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Dorobenie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kontroly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prostredníctvom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JS</w:t>
      </w:r>
    </w:p>
    <w:p w14:paraId="2B76E892" w14:textId="77777777" w:rsidR="00F1015C" w:rsidRPr="00EC37B9" w:rsidRDefault="00F1015C" w:rsidP="003274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unit testy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testovanie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, models</w:t>
      </w:r>
    </w:p>
    <w:p w14:paraId="570C23AF" w14:textId="77777777" w:rsidR="00F1015C" w:rsidRPr="00EC37B9" w:rsidRDefault="00F1015C" w:rsidP="003274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Manuálne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testy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korektnosť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formulárov</w:t>
      </w:r>
      <w:proofErr w:type="spellEnd"/>
    </w:p>
    <w:p w14:paraId="4C155072" w14:textId="77777777" w:rsidR="00327406" w:rsidRPr="00EC37B9" w:rsidRDefault="00327406" w:rsidP="003274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Testovanie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vyladenie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nájdených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chýb</w:t>
      </w:r>
      <w:proofErr w:type="spellEnd"/>
    </w:p>
    <w:p w14:paraId="0A405CA7" w14:textId="7540C5EF" w:rsidR="2F00D73D" w:rsidRPr="00EC37B9" w:rsidRDefault="2F00D73D" w:rsidP="41D64E0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Vytvorenie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obnovy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hesla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email</w:t>
      </w:r>
    </w:p>
    <w:p w14:paraId="6EDFDE06" w14:textId="3A7F47F1" w:rsidR="2F00D73D" w:rsidRPr="00EC37B9" w:rsidRDefault="2F00D73D" w:rsidP="41D64E0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Posielanie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uvítacieho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emailu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vytvorení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používateľského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účtu</w:t>
      </w:r>
      <w:proofErr w:type="spellEnd"/>
    </w:p>
    <w:p w14:paraId="5BB0804C" w14:textId="77777777" w:rsidR="00327406" w:rsidRPr="00EC37B9" w:rsidRDefault="00327406" w:rsidP="003274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Nasadzovanie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aplikácie</w:t>
      </w:r>
      <w:proofErr w:type="spellEnd"/>
    </w:p>
    <w:p w14:paraId="0AD9C6F4" w14:textId="77777777" w:rsidR="006A25AC" w:rsidRPr="00EC37B9" w:rsidRDefault="006A25AC" w:rsidP="006A25AC">
      <w:pPr>
        <w:ind w:left="1080"/>
        <w:jc w:val="both"/>
        <w:rPr>
          <w:rFonts w:ascii="Times New Roman" w:hAnsi="Times New Roman" w:cs="Times New Roman"/>
          <w:sz w:val="32"/>
          <w:szCs w:val="32"/>
        </w:rPr>
      </w:pPr>
    </w:p>
    <w:p w14:paraId="4B1F511A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5F9C3DC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5023141B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F3B1409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562C75D1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64355AD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A965116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7DF4E37C" w14:textId="77777777" w:rsidR="00C6661A" w:rsidRPr="00EC37B9" w:rsidRDefault="00C6661A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44FB30F8" w14:textId="77777777" w:rsidR="00B64174" w:rsidRPr="00EC37B9" w:rsidRDefault="00B64174" w:rsidP="00B914BD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5011FB04" w14:textId="77777777" w:rsidR="008804AB" w:rsidRPr="00EC37B9" w:rsidRDefault="008804AB" w:rsidP="008011D8">
      <w:pPr>
        <w:pStyle w:val="Heading1"/>
      </w:pPr>
      <w:bookmarkStart w:id="100" w:name="_Toc123059841"/>
      <w:bookmarkStart w:id="101" w:name="_Toc126660924"/>
      <w:proofErr w:type="spellStart"/>
      <w:r w:rsidRPr="00EC37B9">
        <w:lastRenderedPageBreak/>
        <w:t>Testovacie</w:t>
      </w:r>
      <w:proofErr w:type="spellEnd"/>
      <w:r w:rsidRPr="00EC37B9">
        <w:t xml:space="preserve"> </w:t>
      </w:r>
      <w:proofErr w:type="spellStart"/>
      <w:r w:rsidRPr="00EC37B9">
        <w:t>scenáre</w:t>
      </w:r>
      <w:bookmarkEnd w:id="100"/>
      <w:bookmarkEnd w:id="101"/>
      <w:proofErr w:type="spellEnd"/>
    </w:p>
    <w:p w14:paraId="3107ECC0" w14:textId="1CAE6D94" w:rsidR="00596D36" w:rsidRPr="00EC37B9" w:rsidRDefault="003E6B18" w:rsidP="00635937">
      <w:pPr>
        <w:pStyle w:val="Heading2"/>
        <w:numPr>
          <w:ilvl w:val="0"/>
          <w:numId w:val="0"/>
        </w:numPr>
        <w:ind w:left="1428" w:hanging="720"/>
      </w:pPr>
      <w:bookmarkStart w:id="102" w:name="_Toc126660925"/>
      <w:r w:rsidRPr="00EC37B9">
        <w:t>9</w:t>
      </w:r>
      <w:r w:rsidR="00C6661A" w:rsidRPr="00EC37B9">
        <w:t xml:space="preserve">.1 </w:t>
      </w:r>
      <w:proofErr w:type="spellStart"/>
      <w:r w:rsidR="00C6661A" w:rsidRPr="00EC37B9">
        <w:rPr>
          <w:rStyle w:val="Heading2Char"/>
        </w:rPr>
        <w:t>Prihlásenie</w:t>
      </w:r>
      <w:proofErr w:type="spellEnd"/>
      <w:r w:rsidR="00C6661A" w:rsidRPr="00EC37B9">
        <w:rPr>
          <w:rStyle w:val="Heading2Char"/>
        </w:rPr>
        <w:t xml:space="preserve"> do </w:t>
      </w:r>
      <w:proofErr w:type="spellStart"/>
      <w:r w:rsidR="00C6661A" w:rsidRPr="00EC37B9">
        <w:rPr>
          <w:rStyle w:val="Heading2Char"/>
        </w:rPr>
        <w:t>systému</w:t>
      </w:r>
      <w:bookmarkEnd w:id="102"/>
      <w:proofErr w:type="spellEnd"/>
    </w:p>
    <w:p w14:paraId="1714FF25" w14:textId="77777777" w:rsidR="00C6661A" w:rsidRPr="00EC37B9" w:rsidRDefault="00B07797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Načítame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webovú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prihlásime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3B40" w:rsidRPr="00EC37B9">
        <w:rPr>
          <w:rFonts w:ascii="Times New Roman" w:hAnsi="Times New Roman" w:cs="Times New Roman"/>
          <w:sz w:val="28"/>
          <w:szCs w:val="28"/>
        </w:rPr>
        <w:t>e</w:t>
      </w:r>
      <w:r w:rsidRPr="00EC37B9">
        <w:rPr>
          <w:rFonts w:ascii="Times New Roman" w:hAnsi="Times New Roman" w:cs="Times New Roman"/>
          <w:sz w:val="28"/>
          <w:szCs w:val="28"/>
        </w:rPr>
        <w:t>mailu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hesla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nášmu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účtu</w:t>
      </w:r>
      <w:proofErr w:type="spellEnd"/>
      <w:r w:rsidR="003F5FE2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5FE2" w:rsidRPr="00EC37B9">
        <w:rPr>
          <w:rFonts w:ascii="Times New Roman" w:hAnsi="Times New Roman" w:cs="Times New Roman"/>
          <w:sz w:val="28"/>
          <w:szCs w:val="28"/>
        </w:rPr>
        <w:t>máme</w:t>
      </w:r>
      <w:proofErr w:type="spellEnd"/>
      <w:r w:rsidR="003F5FE2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FE2" w:rsidRPr="00EC37B9">
        <w:rPr>
          <w:rFonts w:ascii="Times New Roman" w:hAnsi="Times New Roman" w:cs="Times New Roman"/>
          <w:sz w:val="28"/>
          <w:szCs w:val="28"/>
        </w:rPr>
        <w:t>účet</w:t>
      </w:r>
      <w:proofErr w:type="spellEnd"/>
      <w:r w:rsidR="003F5FE2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FE2" w:rsidRPr="00EC37B9">
        <w:rPr>
          <w:rFonts w:ascii="Times New Roman" w:hAnsi="Times New Roman" w:cs="Times New Roman"/>
          <w:sz w:val="28"/>
          <w:szCs w:val="28"/>
        </w:rPr>
        <w:t>obyčajného</w:t>
      </w:r>
      <w:proofErr w:type="spellEnd"/>
      <w:r w:rsidR="003F5FE2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5FE2" w:rsidRPr="00EC37B9">
        <w:rPr>
          <w:rFonts w:ascii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úspešnom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prihlásení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aplikícia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="00790A5D"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="00790A5D" w:rsidRPr="00EC37B9">
        <w:rPr>
          <w:rFonts w:ascii="Times New Roman" w:hAnsi="Times New Roman" w:cs="Times New Roman"/>
          <w:sz w:val="28"/>
          <w:szCs w:val="28"/>
        </w:rPr>
        <w:t>navigáciou</w:t>
      </w:r>
      <w:proofErr w:type="spellEnd"/>
      <w:r w:rsidR="00790A5D"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="00790A5D" w:rsidRPr="00EC37B9">
        <w:rPr>
          <w:rFonts w:ascii="Times New Roman" w:hAnsi="Times New Roman" w:cs="Times New Roman"/>
          <w:sz w:val="28"/>
          <w:szCs w:val="28"/>
        </w:rPr>
        <w:t>používateľa</w:t>
      </w:r>
      <w:proofErr w:type="spellEnd"/>
      <w:r w:rsidR="00790A5D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10C5FBCF" w14:textId="77777777" w:rsidR="00B07797" w:rsidRPr="00EC37B9" w:rsidRDefault="00B07797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Úspešné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prihlásenie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="00800380"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="00800380" w:rsidRPr="00EC37B9">
        <w:rPr>
          <w:rFonts w:ascii="Times New Roman" w:hAnsi="Times New Roman" w:cs="Times New Roman"/>
          <w:sz w:val="28"/>
          <w:szCs w:val="28"/>
        </w:rPr>
        <w:t>navigáciou</w:t>
      </w:r>
      <w:proofErr w:type="spellEnd"/>
      <w:r w:rsidR="00800380"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="00800380" w:rsidRPr="00EC37B9">
        <w:rPr>
          <w:rFonts w:ascii="Times New Roman" w:hAnsi="Times New Roman" w:cs="Times New Roman"/>
          <w:sz w:val="28"/>
          <w:szCs w:val="28"/>
        </w:rPr>
        <w:t>používateľa</w:t>
      </w:r>
      <w:proofErr w:type="spellEnd"/>
      <w:r w:rsidR="00800380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7BCE4E8C" w14:textId="77777777" w:rsidR="00523217" w:rsidRPr="00EC37B9" w:rsidRDefault="00523217" w:rsidP="0052321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Načítame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webovú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prihlásime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pomocou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emailu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hesla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nášmu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účtu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máme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účet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1948" w:rsidRPr="00EC37B9">
        <w:rPr>
          <w:rFonts w:ascii="Times New Roman" w:hAnsi="Times New Roman" w:cs="Times New Roman"/>
          <w:sz w:val="28"/>
          <w:szCs w:val="28"/>
        </w:rPr>
        <w:t>superusera</w:t>
      </w:r>
      <w:proofErr w:type="spellEnd"/>
      <w:r w:rsidR="00791948" w:rsidRPr="00EC37B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91948" w:rsidRPr="00EC37B9">
        <w:rPr>
          <w:rFonts w:ascii="Times New Roman" w:hAnsi="Times New Roman" w:cs="Times New Roman"/>
          <w:sz w:val="28"/>
          <w:szCs w:val="28"/>
        </w:rPr>
        <w:t>admina</w:t>
      </w:r>
      <w:proofErr w:type="spellEnd"/>
      <w:r w:rsidR="00791948" w:rsidRPr="00EC37B9">
        <w:rPr>
          <w:rFonts w:ascii="Times New Roman" w:hAnsi="Times New Roman" w:cs="Times New Roman"/>
          <w:sz w:val="28"/>
          <w:szCs w:val="28"/>
        </w:rPr>
        <w:t>)</w:t>
      </w:r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úspešnom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prihlásení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aplikícia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navigáciou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="00BC7629" w:rsidRPr="00EC37B9">
        <w:rPr>
          <w:rFonts w:ascii="Times New Roman" w:hAnsi="Times New Roman" w:cs="Times New Roman"/>
          <w:sz w:val="28"/>
          <w:szCs w:val="28"/>
        </w:rPr>
        <w:t>superusera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7387B5EF" w14:textId="77777777" w:rsidR="00523217" w:rsidRPr="00EC37B9" w:rsidRDefault="00523217" w:rsidP="00C11C3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Úspešné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prihlásenie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navigáciou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pre </w:t>
      </w:r>
      <w:proofErr w:type="spellStart"/>
      <w:r w:rsidR="003E19DD" w:rsidRPr="00EC37B9">
        <w:rPr>
          <w:rFonts w:ascii="Times New Roman" w:hAnsi="Times New Roman" w:cs="Times New Roman"/>
          <w:sz w:val="28"/>
          <w:szCs w:val="28"/>
        </w:rPr>
        <w:t>superusera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7753121C" w14:textId="4604069F" w:rsidR="00DB0952" w:rsidRPr="00EC37B9" w:rsidRDefault="003E6B18" w:rsidP="00635937">
      <w:pPr>
        <w:pStyle w:val="Heading2"/>
        <w:numPr>
          <w:ilvl w:val="0"/>
          <w:numId w:val="0"/>
        </w:numPr>
        <w:ind w:left="1428" w:hanging="720"/>
      </w:pPr>
      <w:bookmarkStart w:id="103" w:name="_Toc126660926"/>
      <w:r w:rsidRPr="00EC37B9">
        <w:t>9</w:t>
      </w:r>
      <w:r w:rsidR="00763902" w:rsidRPr="00EC37B9">
        <w:t xml:space="preserve">.2 </w:t>
      </w:r>
      <w:proofErr w:type="spellStart"/>
      <w:r w:rsidR="008A2515" w:rsidRPr="00EC37B9">
        <w:rPr>
          <w:rStyle w:val="Heading2Char"/>
        </w:rPr>
        <w:t>Pridanie</w:t>
      </w:r>
      <w:proofErr w:type="spellEnd"/>
      <w:r w:rsidR="008A2515" w:rsidRPr="00EC37B9">
        <w:rPr>
          <w:rStyle w:val="Heading2Char"/>
        </w:rPr>
        <w:t xml:space="preserve"> </w:t>
      </w:r>
      <w:proofErr w:type="spellStart"/>
      <w:r w:rsidR="008A2515" w:rsidRPr="00EC37B9">
        <w:rPr>
          <w:rStyle w:val="Heading2Char"/>
        </w:rPr>
        <w:t>prepravy</w:t>
      </w:r>
      <w:bookmarkEnd w:id="103"/>
      <w:proofErr w:type="spellEnd"/>
    </w:p>
    <w:p w14:paraId="08EAFE63" w14:textId="77777777" w:rsidR="008A2515" w:rsidRPr="00EC37B9" w:rsidRDefault="008A2515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2D59"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="005A2D5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2D59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5A2D59"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gramStart"/>
      <w:r w:rsidR="005A2D59" w:rsidRPr="00EC37B9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5A2D5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aplikácia</w:t>
      </w:r>
      <w:proofErr w:type="spellEnd"/>
      <w:r w:rsidR="005A2D5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2D59"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="00AF1C2F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07453822" w14:textId="77777777" w:rsidR="00C11C3A" w:rsidRPr="00EC37B9" w:rsidRDefault="00AF1C2F" w:rsidP="00C11C3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="003F79CE" w:rsidRPr="00EC37B9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3F79CE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3F79C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CE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3F79CE" w:rsidRPr="00EC37B9"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 w:rsidR="003F79CE" w:rsidRPr="00EC37B9">
        <w:rPr>
          <w:rFonts w:ascii="Times New Roman" w:hAnsi="Times New Roman" w:cs="Times New Roman"/>
          <w:sz w:val="28"/>
          <w:szCs w:val="28"/>
        </w:rPr>
        <w:t>pridania</w:t>
      </w:r>
      <w:proofErr w:type="spellEnd"/>
      <w:r w:rsidR="003F79C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CE" w:rsidRPr="00EC37B9">
        <w:rPr>
          <w:rFonts w:ascii="Times New Roman" w:hAnsi="Times New Roman" w:cs="Times New Roman"/>
          <w:sz w:val="28"/>
          <w:szCs w:val="28"/>
        </w:rPr>
        <w:t>prepravy</w:t>
      </w:r>
      <w:proofErr w:type="spellEnd"/>
      <w:r w:rsidR="003F79CE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opäť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už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novo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transport</w:t>
      </w:r>
      <w:r w:rsidR="00DA06D2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72E8A94C" w14:textId="5567ECDB" w:rsidR="00AF1C2F" w:rsidRPr="00EC37B9" w:rsidRDefault="003E6B18" w:rsidP="00635937">
      <w:pPr>
        <w:pStyle w:val="Heading2"/>
        <w:numPr>
          <w:ilvl w:val="0"/>
          <w:numId w:val="0"/>
        </w:numPr>
        <w:ind w:left="1428" w:hanging="720"/>
      </w:pPr>
      <w:bookmarkStart w:id="104" w:name="_Toc126660927"/>
      <w:r w:rsidRPr="00EC37B9">
        <w:t>9</w:t>
      </w:r>
      <w:r w:rsidR="00C30A7C" w:rsidRPr="00EC37B9">
        <w:t xml:space="preserve">.3 </w:t>
      </w:r>
      <w:proofErr w:type="spellStart"/>
      <w:r w:rsidR="008D14DE" w:rsidRPr="00EC37B9">
        <w:rPr>
          <w:rStyle w:val="Heading2Char"/>
        </w:rPr>
        <w:t>Vyhľadanie</w:t>
      </w:r>
      <w:proofErr w:type="spellEnd"/>
      <w:r w:rsidR="008D14DE" w:rsidRPr="00EC37B9">
        <w:rPr>
          <w:rStyle w:val="Heading2Char"/>
        </w:rPr>
        <w:t xml:space="preserve"> </w:t>
      </w:r>
      <w:proofErr w:type="spellStart"/>
      <w:r w:rsidR="008D14DE" w:rsidRPr="00EC37B9">
        <w:rPr>
          <w:rStyle w:val="Heading2Char"/>
        </w:rPr>
        <w:t>prepráv</w:t>
      </w:r>
      <w:bookmarkEnd w:id="104"/>
      <w:proofErr w:type="spellEnd"/>
    </w:p>
    <w:p w14:paraId="56131055" w14:textId="77777777" w:rsidR="008D14DE" w:rsidRPr="00EC37B9" w:rsidRDefault="008D14DE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chceme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zobraziť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také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“From”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rovná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Trnava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”. 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navigačnom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paneli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zadáme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filter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podľa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tejto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požiadavky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“search”.</w:t>
      </w:r>
    </w:p>
    <w:p w14:paraId="4A8E9C1F" w14:textId="77777777" w:rsidR="00596D36" w:rsidRPr="00EC37B9" w:rsidRDefault="00E276BE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tlačidlo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“search”,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zobrazené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údaje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ktoré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zodpovedajú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podmienkam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vyhľadávania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60437A58" w14:textId="2108A1C7" w:rsidR="00EE6531" w:rsidRPr="00EC37B9" w:rsidRDefault="003E6B18" w:rsidP="00635937">
      <w:pPr>
        <w:pStyle w:val="Heading2"/>
        <w:numPr>
          <w:ilvl w:val="0"/>
          <w:numId w:val="0"/>
        </w:numPr>
        <w:ind w:left="1428" w:hanging="720"/>
      </w:pPr>
      <w:bookmarkStart w:id="105" w:name="_Toc126660928"/>
      <w:r w:rsidRPr="00EC37B9">
        <w:t>9</w:t>
      </w:r>
      <w:r w:rsidR="00EE6531" w:rsidRPr="00EC37B9">
        <w:t xml:space="preserve">.4 </w:t>
      </w:r>
      <w:proofErr w:type="spellStart"/>
      <w:r w:rsidR="00EE6531" w:rsidRPr="00EC37B9">
        <w:rPr>
          <w:rStyle w:val="Heading2Char"/>
        </w:rPr>
        <w:t>Upravenie</w:t>
      </w:r>
      <w:proofErr w:type="spellEnd"/>
      <w:r w:rsidR="00EE6531" w:rsidRPr="00EC37B9">
        <w:rPr>
          <w:rStyle w:val="Heading2Char"/>
        </w:rPr>
        <w:t xml:space="preserve"> </w:t>
      </w:r>
      <w:proofErr w:type="spellStart"/>
      <w:r w:rsidR="00EE6531" w:rsidRPr="00EC37B9">
        <w:rPr>
          <w:rStyle w:val="Heading2Char"/>
        </w:rPr>
        <w:t>prepravy</w:t>
      </w:r>
      <w:bookmarkEnd w:id="105"/>
      <w:proofErr w:type="spellEnd"/>
    </w:p>
    <w:p w14:paraId="53F2B4B7" w14:textId="77777777" w:rsidR="00EE6531" w:rsidRPr="00EC37B9" w:rsidRDefault="00EE6531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chceme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upraviť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našu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konkrétnu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prepravu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chceme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zmeniť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zadanú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váhu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stĺpci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“Edit”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tlačidlo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riadku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požadovaného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zobrazí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váhu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tlačidlo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“Save”</w:t>
      </w:r>
      <w:r w:rsidR="00346DBD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34E449F0" w14:textId="77777777" w:rsidR="00346DBD" w:rsidRPr="00EC37B9" w:rsidRDefault="00346DBD" w:rsidP="00B914B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tlačidlo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“Edit”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údaje</w:t>
      </w:r>
      <w:proofErr w:type="spellEnd"/>
      <w:r w:rsidR="00D76AD8"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6AD8" w:rsidRPr="00EC37B9">
        <w:rPr>
          <w:rFonts w:ascii="Times New Roman" w:hAnsi="Times New Roman" w:cs="Times New Roman"/>
          <w:sz w:val="28"/>
          <w:szCs w:val="28"/>
        </w:rPr>
        <w:t>ktoré</w:t>
      </w:r>
      <w:proofErr w:type="spellEnd"/>
      <w:r w:rsidR="00D76AD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AD8"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="00D76AD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AD8" w:rsidRPr="00EC37B9">
        <w:rPr>
          <w:rFonts w:ascii="Times New Roman" w:hAnsi="Times New Roman" w:cs="Times New Roman"/>
          <w:sz w:val="28"/>
          <w:szCs w:val="28"/>
        </w:rPr>
        <w:t>možné</w:t>
      </w:r>
      <w:proofErr w:type="spellEnd"/>
      <w:r w:rsidR="00D76AD8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AD8" w:rsidRPr="00EC37B9">
        <w:rPr>
          <w:rFonts w:ascii="Times New Roman" w:hAnsi="Times New Roman" w:cs="Times New Roman"/>
          <w:sz w:val="28"/>
          <w:szCs w:val="28"/>
        </w:rPr>
        <w:t>modifikovať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tlačidla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“Save”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opäť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aplikácia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presmeruje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vidieť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zmenu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váhy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našom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menenom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1A50A2DE" w14:textId="37B608F6" w:rsidR="00351A53" w:rsidRPr="00EC37B9" w:rsidRDefault="003E6B18" w:rsidP="00D303BF">
      <w:pPr>
        <w:pStyle w:val="Heading2"/>
        <w:numPr>
          <w:ilvl w:val="0"/>
          <w:numId w:val="0"/>
        </w:numPr>
        <w:ind w:left="1428" w:hanging="720"/>
      </w:pPr>
      <w:bookmarkStart w:id="106" w:name="_Toc126660929"/>
      <w:r w:rsidRPr="00EC37B9">
        <w:t>9</w:t>
      </w:r>
      <w:r w:rsidR="00351A53" w:rsidRPr="00EC37B9">
        <w:t xml:space="preserve">.5 </w:t>
      </w:r>
      <w:proofErr w:type="spellStart"/>
      <w:r w:rsidR="00351A53" w:rsidRPr="00EC37B9">
        <w:rPr>
          <w:rStyle w:val="Heading2Char"/>
        </w:rPr>
        <w:t>Vymazanie</w:t>
      </w:r>
      <w:proofErr w:type="spellEnd"/>
      <w:r w:rsidR="00351A53" w:rsidRPr="00EC37B9">
        <w:rPr>
          <w:rStyle w:val="Heading2Char"/>
        </w:rPr>
        <w:t xml:space="preserve"> </w:t>
      </w:r>
      <w:proofErr w:type="spellStart"/>
      <w:r w:rsidR="00351A53" w:rsidRPr="00EC37B9">
        <w:rPr>
          <w:rStyle w:val="Heading2Char"/>
        </w:rPr>
        <w:t>prepravy</w:t>
      </w:r>
      <w:bookmarkEnd w:id="106"/>
      <w:proofErr w:type="spellEnd"/>
    </w:p>
    <w:p w14:paraId="0282A0EF" w14:textId="77777777" w:rsidR="00566FCD" w:rsidRPr="00EC37B9" w:rsidRDefault="00566FCD" w:rsidP="00566FC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chceme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zmazať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A89" w:rsidRPr="00EC37B9">
        <w:rPr>
          <w:rFonts w:ascii="Times New Roman" w:hAnsi="Times New Roman" w:cs="Times New Roman"/>
          <w:sz w:val="28"/>
          <w:szCs w:val="28"/>
        </w:rPr>
        <w:t>nami</w:t>
      </w:r>
      <w:proofErr w:type="spellEnd"/>
      <w:r w:rsidR="00581A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81A89" w:rsidRPr="00EC37B9">
        <w:rPr>
          <w:rFonts w:ascii="Times New Roman" w:hAnsi="Times New Roman" w:cs="Times New Roman"/>
          <w:sz w:val="28"/>
          <w:szCs w:val="28"/>
        </w:rPr>
        <w:t>zadanú</w:t>
      </w:r>
      <w:proofErr w:type="spellEnd"/>
      <w:r w:rsidR="00581A89"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prepravu</w:t>
      </w:r>
      <w:proofErr w:type="spellEnd"/>
      <w:proofErr w:type="gramEnd"/>
      <w:r w:rsidRPr="00EC37B9">
        <w:rPr>
          <w:rFonts w:ascii="Times New Roman" w:hAnsi="Times New Roman" w:cs="Times New Roman"/>
          <w:sz w:val="28"/>
          <w:szCs w:val="28"/>
        </w:rPr>
        <w:t xml:space="preserve">.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stĺpci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</w:t>
      </w:r>
      <w:r w:rsidR="003406E6" w:rsidRPr="00EC37B9">
        <w:rPr>
          <w:rFonts w:ascii="Times New Roman" w:hAnsi="Times New Roman" w:cs="Times New Roman"/>
          <w:sz w:val="28"/>
          <w:szCs w:val="28"/>
        </w:rPr>
        <w:t>Delete</w:t>
      </w:r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="006440D3" w:rsidRPr="00EC37B9">
        <w:rPr>
          <w:rFonts w:ascii="Times New Roman" w:hAnsi="Times New Roman" w:cs="Times New Roman"/>
          <w:sz w:val="28"/>
          <w:szCs w:val="28"/>
        </w:rPr>
        <w:t>checkbox</w:t>
      </w:r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riadku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požadovaného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zaklinutí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checkbox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ikonu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smetného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koša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vrchu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E2CB65" w14:textId="77777777" w:rsidR="00566FCD" w:rsidRPr="00EC37B9" w:rsidRDefault="00566FCD" w:rsidP="00566FC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r w:rsidR="00F34A1B"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ikonu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smetného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koša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vymaže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daná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preprava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aj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="00F34A1B"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="00F34A1B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4E27ECCC" w14:textId="77C93E6C" w:rsidR="00B20BBB" w:rsidRPr="00EC37B9" w:rsidRDefault="003E6B18" w:rsidP="00D303BF">
      <w:pPr>
        <w:pStyle w:val="Heading2"/>
        <w:numPr>
          <w:ilvl w:val="0"/>
          <w:numId w:val="0"/>
        </w:numPr>
        <w:ind w:left="1428" w:hanging="720"/>
      </w:pPr>
      <w:bookmarkStart w:id="107" w:name="_Toc126660930"/>
      <w:r w:rsidRPr="00EC37B9">
        <w:t>9</w:t>
      </w:r>
      <w:r w:rsidR="00B20BBB" w:rsidRPr="00EC37B9">
        <w:t xml:space="preserve">.6 </w:t>
      </w:r>
      <w:proofErr w:type="spellStart"/>
      <w:r w:rsidR="00B20BBB" w:rsidRPr="00EC37B9">
        <w:rPr>
          <w:rStyle w:val="Heading2Char"/>
        </w:rPr>
        <w:t>Vymazanie</w:t>
      </w:r>
      <w:proofErr w:type="spellEnd"/>
      <w:r w:rsidR="00B20BBB" w:rsidRPr="00EC37B9">
        <w:rPr>
          <w:rStyle w:val="Heading2Char"/>
        </w:rPr>
        <w:t xml:space="preserve"> </w:t>
      </w:r>
      <w:proofErr w:type="spellStart"/>
      <w:r w:rsidR="00B20BBB" w:rsidRPr="00EC37B9">
        <w:rPr>
          <w:rStyle w:val="Heading2Char"/>
        </w:rPr>
        <w:t>viacerých</w:t>
      </w:r>
      <w:proofErr w:type="spellEnd"/>
      <w:r w:rsidR="00B20BBB" w:rsidRPr="00EC37B9">
        <w:rPr>
          <w:rStyle w:val="Heading2Char"/>
        </w:rPr>
        <w:t xml:space="preserve"> </w:t>
      </w:r>
      <w:proofErr w:type="spellStart"/>
      <w:r w:rsidR="00B20BBB" w:rsidRPr="00EC37B9">
        <w:rPr>
          <w:rStyle w:val="Heading2Char"/>
        </w:rPr>
        <w:t>prepráv</w:t>
      </w:r>
      <w:bookmarkEnd w:id="107"/>
      <w:proofErr w:type="spellEnd"/>
    </w:p>
    <w:p w14:paraId="369CFE7C" w14:textId="77777777" w:rsidR="00B20BBB" w:rsidRPr="00EC37B9" w:rsidRDefault="00B20BBB" w:rsidP="00B20BB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Na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chceme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zmazať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32" w:rsidRPr="00EC37B9">
        <w:rPr>
          <w:rFonts w:ascii="Times New Roman" w:hAnsi="Times New Roman" w:cs="Times New Roman"/>
          <w:sz w:val="28"/>
          <w:szCs w:val="28"/>
        </w:rPr>
        <w:t>dve</w:t>
      </w:r>
      <w:proofErr w:type="spellEnd"/>
      <w:r w:rsidR="00DA5532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nami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37B9">
        <w:rPr>
          <w:rFonts w:ascii="Times New Roman" w:hAnsi="Times New Roman" w:cs="Times New Roman"/>
          <w:sz w:val="28"/>
          <w:szCs w:val="28"/>
        </w:rPr>
        <w:t>zadan</w:t>
      </w:r>
      <w:r w:rsidR="00DA5532" w:rsidRPr="00EC37B9">
        <w:rPr>
          <w:rFonts w:ascii="Times New Roman" w:hAnsi="Times New Roman" w:cs="Times New Roman"/>
          <w:sz w:val="28"/>
          <w:szCs w:val="28"/>
        </w:rPr>
        <w:t>é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preprav</w:t>
      </w:r>
      <w:r w:rsidR="00DA5532" w:rsidRPr="00EC37B9">
        <w:rPr>
          <w:rFonts w:ascii="Times New Roman" w:hAnsi="Times New Roman" w:cs="Times New Roman"/>
          <w:sz w:val="28"/>
          <w:szCs w:val="28"/>
        </w:rPr>
        <w:t>y</w:t>
      </w:r>
      <w:proofErr w:type="spellEnd"/>
      <w:proofErr w:type="gramEnd"/>
      <w:r w:rsidRPr="00EC37B9">
        <w:rPr>
          <w:rFonts w:ascii="Times New Roman" w:hAnsi="Times New Roman" w:cs="Times New Roman"/>
          <w:sz w:val="28"/>
          <w:szCs w:val="28"/>
        </w:rPr>
        <w:t xml:space="preserve">.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stĺpci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“Delete”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checkbox</w:t>
      </w:r>
      <w:r w:rsidR="002563F3" w:rsidRPr="00EC37B9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riadk</w:t>
      </w:r>
      <w:r w:rsidR="003C0202" w:rsidRPr="00EC37B9">
        <w:rPr>
          <w:rFonts w:ascii="Times New Roman" w:hAnsi="Times New Roman" w:cs="Times New Roman"/>
          <w:sz w:val="28"/>
          <w:szCs w:val="28"/>
        </w:rPr>
        <w:t>och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požadovan</w:t>
      </w:r>
      <w:r w:rsidR="003C0202" w:rsidRPr="00EC37B9">
        <w:rPr>
          <w:rFonts w:ascii="Times New Roman" w:hAnsi="Times New Roman" w:cs="Times New Roman"/>
          <w:sz w:val="28"/>
          <w:szCs w:val="28"/>
        </w:rPr>
        <w:t>ých</w:t>
      </w:r>
      <w:proofErr w:type="spellEnd"/>
      <w:r w:rsidR="003C0202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202"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zaklinutí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checkbox</w:t>
      </w:r>
      <w:r w:rsidR="00451949" w:rsidRPr="00EC37B9">
        <w:rPr>
          <w:rFonts w:ascii="Times New Roman" w:hAnsi="Times New Roman" w:cs="Times New Roman"/>
          <w:sz w:val="28"/>
          <w:szCs w:val="28"/>
        </w:rPr>
        <w:t>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ikonu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smetného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koša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vrchu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tabuľky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FAE390" w14:textId="77777777" w:rsidR="00B20BBB" w:rsidRPr="00EC37B9" w:rsidRDefault="00B20BBB" w:rsidP="00B20BB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ikonu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smetného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koša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vymaž</w:t>
      </w:r>
      <w:r w:rsidR="00E83BE6" w:rsidRPr="00EC37B9">
        <w:rPr>
          <w:rFonts w:ascii="Times New Roman" w:hAnsi="Times New Roman" w:cs="Times New Roman"/>
          <w:sz w:val="28"/>
          <w:szCs w:val="28"/>
        </w:rPr>
        <w:t>ú</w:t>
      </w:r>
      <w:proofErr w:type="spellEnd"/>
      <w:r w:rsidR="00E83BE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BE6" w:rsidRPr="00EC37B9">
        <w:rPr>
          <w:rFonts w:ascii="Times New Roman" w:hAnsi="Times New Roman" w:cs="Times New Roman"/>
          <w:sz w:val="28"/>
          <w:szCs w:val="28"/>
        </w:rPr>
        <w:t>všetky</w:t>
      </w:r>
      <w:proofErr w:type="spellEnd"/>
      <w:r w:rsidR="00E83BE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BE6" w:rsidRPr="00EC37B9">
        <w:rPr>
          <w:rFonts w:ascii="Times New Roman" w:hAnsi="Times New Roman" w:cs="Times New Roman"/>
          <w:sz w:val="28"/>
          <w:szCs w:val="28"/>
        </w:rPr>
        <w:t>zakliknuté</w:t>
      </w:r>
      <w:proofErr w:type="spellEnd"/>
      <w:r w:rsidR="00E83BE6" w:rsidRPr="00EC37B9">
        <w:rPr>
          <w:rFonts w:ascii="Times New Roman" w:hAnsi="Times New Roman" w:cs="Times New Roman"/>
          <w:sz w:val="28"/>
          <w:szCs w:val="28"/>
        </w:rPr>
        <w:t xml:space="preserve"> transport z </w:t>
      </w:r>
      <w:proofErr w:type="spellStart"/>
      <w:r w:rsidR="00E83BE6" w:rsidRPr="00EC37B9">
        <w:rPr>
          <w:rFonts w:ascii="Times New Roman" w:hAnsi="Times New Roman" w:cs="Times New Roman"/>
          <w:sz w:val="28"/>
          <w:szCs w:val="28"/>
        </w:rPr>
        <w:t>tabulky</w:t>
      </w:r>
      <w:proofErr w:type="spellEnd"/>
      <w:r w:rsidR="00E83BE6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BE6" w:rsidRPr="00EC37B9">
        <w:rPr>
          <w:rFonts w:ascii="Times New Roman" w:hAnsi="Times New Roman" w:cs="Times New Roman"/>
          <w:sz w:val="28"/>
          <w:szCs w:val="28"/>
        </w:rPr>
        <w:t>aj</w:t>
      </w:r>
      <w:proofErr w:type="spellEnd"/>
      <w:r w:rsidR="00E83BE6" w:rsidRPr="00EC37B9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="00E83BE6"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="00E83BE6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722B00AE" w14:textId="77777777" w:rsidR="00DD07B2" w:rsidRPr="00EC37B9" w:rsidRDefault="00DD07B2" w:rsidP="003E6B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8BEA2" w14:textId="0C7F04CF" w:rsidR="00EA6D6D" w:rsidRPr="00EC37B9" w:rsidRDefault="00C35DE9" w:rsidP="00EA6D6D">
      <w:pPr>
        <w:pStyle w:val="Heading2"/>
        <w:numPr>
          <w:ilvl w:val="0"/>
          <w:numId w:val="0"/>
        </w:numPr>
        <w:ind w:left="1428" w:hanging="720"/>
      </w:pPr>
      <w:bookmarkStart w:id="108" w:name="_Toc126660931"/>
      <w:r w:rsidRPr="00EC37B9">
        <w:t>9</w:t>
      </w:r>
      <w:r w:rsidR="006432B6" w:rsidRPr="00EC37B9">
        <w:t xml:space="preserve">.7 Testy </w:t>
      </w:r>
      <w:proofErr w:type="spellStart"/>
      <w:r w:rsidR="006432B6" w:rsidRPr="00EC37B9">
        <w:t>na</w:t>
      </w:r>
      <w:proofErr w:type="spellEnd"/>
      <w:r w:rsidR="006432B6" w:rsidRPr="00EC37B9">
        <w:t xml:space="preserve"> </w:t>
      </w:r>
      <w:proofErr w:type="spellStart"/>
      <w:r w:rsidR="006432B6" w:rsidRPr="00EC37B9">
        <w:t>korektnosť</w:t>
      </w:r>
      <w:proofErr w:type="spellEnd"/>
      <w:r w:rsidR="006432B6" w:rsidRPr="00EC37B9">
        <w:t xml:space="preserve"> </w:t>
      </w:r>
      <w:proofErr w:type="spellStart"/>
      <w:r w:rsidR="006432B6" w:rsidRPr="00EC37B9">
        <w:t>formulárov</w:t>
      </w:r>
      <w:bookmarkEnd w:id="108"/>
      <w:proofErr w:type="spellEnd"/>
    </w:p>
    <w:p w14:paraId="72B5A708" w14:textId="07129107" w:rsidR="00EA6D6D" w:rsidRPr="00EC37B9" w:rsidRDefault="00C35DE9" w:rsidP="00003EB8">
      <w:pPr>
        <w:pStyle w:val="Heading3"/>
        <w:ind w:firstLine="708"/>
      </w:pPr>
      <w:bookmarkStart w:id="109" w:name="_Toc126660932"/>
      <w:r w:rsidRPr="00EC37B9">
        <w:t>9</w:t>
      </w:r>
      <w:r w:rsidR="00EA6D6D" w:rsidRPr="00EC37B9">
        <w:t>.7.1 Add transport</w:t>
      </w:r>
      <w:bookmarkEnd w:id="109"/>
      <w:r w:rsidR="00EA6D6D" w:rsidRPr="00EC37B9">
        <w:t xml:space="preserve"> </w:t>
      </w:r>
    </w:p>
    <w:p w14:paraId="364584E3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7DE49539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From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92401,Galanta,SK</w:t>
      </w:r>
    </w:p>
    <w:p w14:paraId="3716048B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To: </w:t>
      </w: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92601,Trnava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,SK</w:t>
      </w:r>
    </w:p>
    <w:p w14:paraId="6272027C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Departure datetime: 15.1.2022 15:00</w:t>
      </w:r>
    </w:p>
    <w:p w14:paraId="4E279026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Arrival datetime: 16.1.2022 15:00</w:t>
      </w:r>
    </w:p>
    <w:p w14:paraId="1AC71FDE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L(m): 11 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Weight: 520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Notes: ---</w:t>
      </w:r>
    </w:p>
    <w:p w14:paraId="37202311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button “add”.</w:t>
      </w:r>
    </w:p>
    <w:p w14:paraId="037DB7EC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transport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uložený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42C6D796" w14:textId="77777777" w:rsidR="002A3E05" w:rsidRPr="00EC37B9" w:rsidRDefault="002A3E0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ADB6FE3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0B0D8A87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From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Trnava</w:t>
      </w:r>
      <w:proofErr w:type="spellEnd"/>
    </w:p>
    <w:p w14:paraId="6B41513A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To: Bratislava</w:t>
      </w:r>
    </w:p>
    <w:p w14:paraId="6C612046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Departure datetime: 15.1.2022 15:00</w:t>
      </w:r>
    </w:p>
    <w:p w14:paraId="7B665DED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Arrival datetime: 16.1.2022 15:00</w:t>
      </w:r>
    </w:p>
    <w:p w14:paraId="3B206053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L(m): 11 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Weight: 520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 xml:space="preserve">Notes: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Zle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from, to</w:t>
      </w:r>
    </w:p>
    <w:p w14:paraId="4A591DF5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22BF74CA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že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nemáme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požadovanom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formáte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správou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 “Please match the requested format”</w:t>
      </w:r>
    </w:p>
    <w:p w14:paraId="6E1831B3" w14:textId="77777777" w:rsidR="002A3E05" w:rsidRPr="00EC37B9" w:rsidRDefault="002A3E0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106D89E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prepravy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transportov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5456F6ED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From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92401,Galanta,SK</w:t>
      </w:r>
    </w:p>
    <w:p w14:paraId="51E91BCF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To: </w:t>
      </w: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92601,Trnava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,SK</w:t>
      </w:r>
    </w:p>
    <w:p w14:paraId="3C5B8608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Departure datetime: 15.1.2022 15:00</w:t>
      </w:r>
    </w:p>
    <w:p w14:paraId="3B0CC1F0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Arrival datetime: 16.1.2022 15:00</w:t>
      </w:r>
    </w:p>
    <w:p w14:paraId="3289A933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L(m): 15 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Weight: 520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 xml:space="preserve">Notes: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Zla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L(m)</w:t>
      </w:r>
    </w:p>
    <w:p w14:paraId="3B3AED76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48CE49A4" w14:textId="77777777" w:rsidR="00080AA5" w:rsidRPr="00EC37B9" w:rsidRDefault="00080AA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lastRenderedPageBreak/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že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nemáme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vyplnený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požadovanom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formáte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správou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 “Please select a value that is no more than 13.6”.</w:t>
      </w:r>
    </w:p>
    <w:p w14:paraId="54E11D2A" w14:textId="77777777" w:rsidR="002A3E05" w:rsidRPr="00EC37B9" w:rsidRDefault="002A3E0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CB2967D" w14:textId="6955BFB2" w:rsidR="00AC0835" w:rsidRPr="00EC37B9" w:rsidRDefault="00C35DE9" w:rsidP="002047BD">
      <w:pPr>
        <w:pStyle w:val="Heading3"/>
        <w:ind w:firstLine="720"/>
      </w:pPr>
      <w:bookmarkStart w:id="110" w:name="_Toc126660933"/>
      <w:r w:rsidRPr="00EC37B9">
        <w:t>9</w:t>
      </w:r>
      <w:r w:rsidR="00AC0835" w:rsidRPr="00EC37B9">
        <w:t>.7.2 Add user</w:t>
      </w:r>
      <w:bookmarkEnd w:id="110"/>
    </w:p>
    <w:p w14:paraId="4CDF52E3" w14:textId="77777777" w:rsidR="00A24859" w:rsidRPr="00EC37B9" w:rsidRDefault="00A24859" w:rsidP="00A2485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218" w:rsidRPr="00EC37B9">
        <w:rPr>
          <w:rFonts w:ascii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3218" w:rsidRPr="00EC37B9">
        <w:rPr>
          <w:rFonts w:ascii="Times New Roman" w:hAnsi="Times New Roman" w:cs="Times New Roman"/>
          <w:sz w:val="28"/>
          <w:szCs w:val="28"/>
        </w:rPr>
        <w:t>používateľov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5DE8F9D4" w14:textId="77777777" w:rsidR="00A24859" w:rsidRPr="00EC37B9" w:rsidRDefault="00A24859" w:rsidP="00A24859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="00F052B9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irst </w:t>
      </w:r>
      <w:proofErr w:type="gramStart"/>
      <w:r w:rsidR="00F052B9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FC10CD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Sponge</w:t>
      </w:r>
    </w:p>
    <w:p w14:paraId="53972060" w14:textId="77777777" w:rsidR="00A24859" w:rsidRPr="00EC37B9" w:rsidRDefault="00F052B9" w:rsidP="00A24859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Last name</w:t>
      </w:r>
      <w:r w:rsidR="00A24859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: </w:t>
      </w:r>
      <w:r w:rsidR="00FC10CD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Bob</w:t>
      </w:r>
    </w:p>
    <w:p w14:paraId="1FFE58CA" w14:textId="77777777" w:rsidR="00A24859" w:rsidRPr="00EC37B9" w:rsidRDefault="00EB2464" w:rsidP="00A24859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Email: </w:t>
      </w:r>
      <w:r w:rsidR="00FC10CD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spongebob@mail.com</w:t>
      </w:r>
    </w:p>
    <w:p w14:paraId="62032573" w14:textId="77777777" w:rsidR="00A24859" w:rsidRPr="00EC37B9" w:rsidRDefault="007D1926" w:rsidP="00A24859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Branch: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Trnava</w:t>
      </w:r>
      <w:proofErr w:type="spellEnd"/>
    </w:p>
    <w:p w14:paraId="4C08FAE0" w14:textId="77777777" w:rsidR="00A24859" w:rsidRPr="00EC37B9" w:rsidRDefault="00D9705E" w:rsidP="00A24859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Password: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 xml:space="preserve">Password confirmation: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0F7B309E" w14:textId="77777777" w:rsidR="00D9705E" w:rsidRPr="00EC37B9" w:rsidRDefault="00D9705E" w:rsidP="00A24859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Is superuser: false</w:t>
      </w:r>
    </w:p>
    <w:p w14:paraId="25D2EEA1" w14:textId="77777777" w:rsidR="00A24859" w:rsidRPr="00EC37B9" w:rsidRDefault="00A24859" w:rsidP="00A2485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7CE05BD2" w14:textId="77777777" w:rsidR="00A24859" w:rsidRPr="00EC37B9" w:rsidRDefault="00A24859" w:rsidP="00A2485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="006E0AD4" w:rsidRPr="00EC37B9">
        <w:rPr>
          <w:rFonts w:ascii="Times New Roman" w:hAnsi="Times New Roman" w:cs="Times New Roman"/>
          <w:sz w:val="28"/>
          <w:szCs w:val="28"/>
        </w:rPr>
        <w:t>:</w:t>
      </w:r>
    </w:p>
    <w:p w14:paraId="3E3EA471" w14:textId="77777777" w:rsidR="006E0AD4" w:rsidRPr="00EC37B9" w:rsidRDefault="006E0AD4" w:rsidP="00A24859">
      <w:pPr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37B9">
        <w:rPr>
          <w:rFonts w:ascii="Times New Roman" w:hAnsi="Times New Roman" w:cs="Times New Roman"/>
          <w:color w:val="FF0000"/>
          <w:sz w:val="28"/>
          <w:szCs w:val="28"/>
        </w:rPr>
        <w:t xml:space="preserve">Password </w:t>
      </w:r>
      <w:proofErr w:type="gramStart"/>
      <w:r w:rsidRPr="00EC37B9">
        <w:rPr>
          <w:rFonts w:ascii="Times New Roman" w:hAnsi="Times New Roman" w:cs="Times New Roman"/>
          <w:color w:val="FF0000"/>
          <w:sz w:val="28"/>
          <w:szCs w:val="28"/>
        </w:rPr>
        <w:t>confirmation :</w:t>
      </w:r>
      <w:proofErr w:type="gramEnd"/>
      <w:r w:rsidRPr="00EC37B9">
        <w:rPr>
          <w:rFonts w:ascii="Times New Roman" w:hAnsi="Times New Roman" w:cs="Times New Roman"/>
          <w:color w:val="FF0000"/>
          <w:sz w:val="28"/>
          <w:szCs w:val="28"/>
        </w:rPr>
        <w:t xml:space="preserve"> This password is too short. It must contain at least 8 characters.</w:t>
      </w:r>
    </w:p>
    <w:p w14:paraId="31126E5D" w14:textId="77777777" w:rsidR="00FE3F52" w:rsidRPr="00EC37B9" w:rsidRDefault="00FE3F52" w:rsidP="00A24859">
      <w:pPr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EDEB854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5A2FDB33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First </w:t>
      </w: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</w:t>
      </w:r>
    </w:p>
    <w:p w14:paraId="1C233E46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Last name: B</w:t>
      </w:r>
    </w:p>
    <w:p w14:paraId="460879F9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Email: sb@mail.com</w:t>
      </w:r>
    </w:p>
    <w:p w14:paraId="4F76507F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Branch: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Trnava</w:t>
      </w:r>
      <w:proofErr w:type="spellEnd"/>
    </w:p>
    <w:p w14:paraId="6569C45A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Password: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r w:rsidR="00D74AF8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 xml:space="preserve">Password confirmation: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r w:rsidR="00D74AF8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199B2A88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Is superuser: false</w:t>
      </w:r>
    </w:p>
    <w:p w14:paraId="3A4E3AA7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108BFDCA" w14:textId="77777777" w:rsidR="0058416C" w:rsidRPr="00EC37B9" w:rsidRDefault="0058416C" w:rsidP="0058416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lastRenderedPageBreak/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3DB15A74" w14:textId="77777777" w:rsidR="00E47F14" w:rsidRPr="00EC37B9" w:rsidRDefault="00E47F14" w:rsidP="00E47F1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EC37B9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First </w:t>
      </w:r>
      <w:proofErr w:type="gramStart"/>
      <w:r w:rsidRPr="00EC37B9">
        <w:rPr>
          <w:rFonts w:ascii="Times New Roman" w:eastAsia="Times New Roman" w:hAnsi="Times New Roman" w:cs="Times New Roman"/>
          <w:color w:val="FF0000"/>
          <w:sz w:val="28"/>
          <w:szCs w:val="28"/>
        </w:rPr>
        <w:t>name :</w:t>
      </w:r>
      <w:proofErr w:type="gramEnd"/>
      <w:r w:rsidRPr="00EC37B9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Must be at least 2 characters long.</w:t>
      </w:r>
    </w:p>
    <w:p w14:paraId="6B14E5AC" w14:textId="77777777" w:rsidR="00E47F14" w:rsidRPr="00EC37B9" w:rsidRDefault="00E47F14" w:rsidP="00E47F1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C37B9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Second </w:t>
      </w:r>
      <w:proofErr w:type="gramStart"/>
      <w:r w:rsidRPr="00EC37B9">
        <w:rPr>
          <w:rFonts w:ascii="Times New Roman" w:eastAsia="Times New Roman" w:hAnsi="Times New Roman" w:cs="Times New Roman"/>
          <w:color w:val="FF0000"/>
          <w:sz w:val="28"/>
          <w:szCs w:val="28"/>
        </w:rPr>
        <w:t>name :</w:t>
      </w:r>
      <w:proofErr w:type="gramEnd"/>
      <w:r w:rsidRPr="00EC37B9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Must be at least 2 characters long.</w:t>
      </w:r>
    </w:p>
    <w:p w14:paraId="2DE403A5" w14:textId="77777777" w:rsidR="0058416C" w:rsidRPr="00EC37B9" w:rsidRDefault="0058416C" w:rsidP="00A24859">
      <w:pPr>
        <w:ind w:left="720"/>
        <w:jc w:val="both"/>
        <w:rPr>
          <w:rFonts w:ascii="Times New Roman" w:hAnsi="Times New Roman" w:cs="Times New Roman"/>
          <w:color w:val="FF0000"/>
          <w:sz w:val="36"/>
          <w:szCs w:val="36"/>
        </w:rPr>
      </w:pPr>
    </w:p>
    <w:p w14:paraId="73E96668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používateľov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37E262C4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First </w:t>
      </w: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Sponge</w:t>
      </w:r>
    </w:p>
    <w:p w14:paraId="5D4C6F73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Last name: Bob</w:t>
      </w:r>
    </w:p>
    <w:p w14:paraId="4630D70B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Email: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spongebob@mail</w:t>
      </w:r>
      <w:proofErr w:type="spellEnd"/>
    </w:p>
    <w:p w14:paraId="10E244C8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Branch: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Trnava</w:t>
      </w:r>
      <w:proofErr w:type="spellEnd"/>
    </w:p>
    <w:p w14:paraId="08925D58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Password: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 xml:space="preserve">Password confirmation: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heslo</w:t>
      </w:r>
      <w:proofErr w:type="spell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4B52D2CF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Is superuser: </w:t>
      </w:r>
      <w:r w:rsidR="00833D19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true</w:t>
      </w:r>
    </w:p>
    <w:p w14:paraId="4B6E60B8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6B1E2004" w14:textId="77777777" w:rsidR="00CC310E" w:rsidRPr="00EC37B9" w:rsidRDefault="00CC310E" w:rsidP="00CC310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004D13AB" w14:textId="77777777" w:rsidR="00CC310E" w:rsidRPr="00EC37B9" w:rsidRDefault="00833D19" w:rsidP="00A24859">
      <w:pPr>
        <w:ind w:left="720"/>
        <w:jc w:val="both"/>
        <w:rPr>
          <w:rFonts w:ascii="Times New Roman" w:hAnsi="Times New Roman" w:cs="Times New Roman"/>
          <w:color w:val="FF0000"/>
          <w:sz w:val="36"/>
          <w:szCs w:val="36"/>
        </w:rPr>
      </w:pPr>
      <w:proofErr w:type="gramStart"/>
      <w:r w:rsidRPr="00EC37B9">
        <w:rPr>
          <w:rFonts w:ascii="Times New Roman" w:hAnsi="Times New Roman" w:cs="Times New Roman"/>
          <w:color w:val="FF0000"/>
          <w:sz w:val="28"/>
          <w:szCs w:val="28"/>
        </w:rPr>
        <w:t>Email :</w:t>
      </w:r>
      <w:proofErr w:type="gramEnd"/>
      <w:r w:rsidRPr="00EC37B9">
        <w:rPr>
          <w:rFonts w:ascii="Times New Roman" w:hAnsi="Times New Roman" w:cs="Times New Roman"/>
          <w:color w:val="FF0000"/>
          <w:sz w:val="28"/>
          <w:szCs w:val="28"/>
        </w:rPr>
        <w:t xml:space="preserve"> Invalid format, allowed alphanumeric characters and .-_@ characters.</w:t>
      </w:r>
    </w:p>
    <w:p w14:paraId="62431CDC" w14:textId="77777777" w:rsidR="002A3E05" w:rsidRPr="00EC37B9" w:rsidRDefault="002A3E05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9A91B6C" w14:textId="5D36A32F" w:rsidR="00DF1241" w:rsidRPr="00EC37B9" w:rsidRDefault="00C35DE9" w:rsidP="00AF792C">
      <w:pPr>
        <w:pStyle w:val="Heading3"/>
        <w:ind w:firstLine="720"/>
      </w:pPr>
      <w:bookmarkStart w:id="111" w:name="_Toc126660934"/>
      <w:r w:rsidRPr="00EC37B9">
        <w:t>9</w:t>
      </w:r>
      <w:r w:rsidR="00456252" w:rsidRPr="00EC37B9">
        <w:t>.7.3 Add group</w:t>
      </w:r>
      <w:bookmarkEnd w:id="111"/>
    </w:p>
    <w:p w14:paraId="6139C4A4" w14:textId="77777777" w:rsidR="00AF792C" w:rsidRPr="00EC37B9" w:rsidRDefault="00AF792C" w:rsidP="00AF792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633" w:rsidRPr="00EC37B9">
        <w:rPr>
          <w:rFonts w:ascii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633" w:rsidRPr="00EC37B9">
        <w:rPr>
          <w:rFonts w:ascii="Times New Roman" w:hAnsi="Times New Roman" w:cs="Times New Roman"/>
          <w:sz w:val="28"/>
          <w:szCs w:val="28"/>
        </w:rPr>
        <w:t>skupín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48F2BF21" w14:textId="77777777" w:rsidR="00AF792C" w:rsidRPr="00EC37B9" w:rsidRDefault="0077799E" w:rsidP="00AF792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Group</w:t>
      </w:r>
      <w:r w:rsidR="00AF792C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gramStart"/>
      <w:r w:rsidR="00AF792C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="00AF792C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9278D7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1</w:t>
      </w:r>
    </w:p>
    <w:p w14:paraId="24E892C5" w14:textId="77777777" w:rsidR="00AF792C" w:rsidRPr="00EC37B9" w:rsidRDefault="00441FCE" w:rsidP="00AF792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Branch: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Trnava</w:t>
      </w:r>
      <w:proofErr w:type="spellEnd"/>
    </w:p>
    <w:p w14:paraId="5FB652E6" w14:textId="77777777" w:rsidR="00AF792C" w:rsidRPr="00EC37B9" w:rsidRDefault="00AF792C" w:rsidP="00AF792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30D1ECA9" w14:textId="77777777" w:rsidR="00AF792C" w:rsidRPr="00EC37B9" w:rsidRDefault="00AF792C" w:rsidP="00AF792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37325537" w14:textId="77777777" w:rsidR="00AF792C" w:rsidRPr="00EC37B9" w:rsidRDefault="004A19A8" w:rsidP="004A19A8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EC37B9">
        <w:rPr>
          <w:rFonts w:ascii="Times New Roman" w:hAnsi="Times New Roman" w:cs="Times New Roman"/>
          <w:color w:val="FF0000"/>
          <w:sz w:val="28"/>
          <w:szCs w:val="28"/>
        </w:rPr>
        <w:t xml:space="preserve">Group name: Allowed only alphanumeric characters </w:t>
      </w:r>
      <w:proofErr w:type="gramStart"/>
      <w:r w:rsidRPr="00EC37B9">
        <w:rPr>
          <w:rFonts w:ascii="Times New Roman" w:hAnsi="Times New Roman" w:cs="Times New Roman"/>
          <w:color w:val="FF0000"/>
          <w:sz w:val="28"/>
          <w:szCs w:val="28"/>
        </w:rPr>
        <w:t>and .</w:t>
      </w:r>
      <w:proofErr w:type="gramEnd"/>
      <w:r w:rsidRPr="00EC37B9">
        <w:rPr>
          <w:rFonts w:ascii="Times New Roman" w:hAnsi="Times New Roman" w:cs="Times New Roman"/>
          <w:color w:val="FF0000"/>
          <w:sz w:val="28"/>
          <w:szCs w:val="28"/>
        </w:rPr>
        <w:t>-_</w:t>
      </w:r>
    </w:p>
    <w:p w14:paraId="49E398E2" w14:textId="77777777" w:rsidR="00456252" w:rsidRPr="00EC37B9" w:rsidRDefault="00EB2AB3" w:rsidP="00456252">
      <w:pPr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ab/>
      </w:r>
    </w:p>
    <w:p w14:paraId="636D7135" w14:textId="77777777" w:rsidR="00EB2AB3" w:rsidRPr="00EC37B9" w:rsidRDefault="00EB2AB3" w:rsidP="00EB2AB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skupín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6D23C4F2" w14:textId="77777777" w:rsidR="00EB2AB3" w:rsidRPr="00EC37B9" w:rsidRDefault="00EB2AB3" w:rsidP="00EB2AB3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Group </w:t>
      </w: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23A59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group </w:t>
      </w: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1</w:t>
      </w:r>
    </w:p>
    <w:p w14:paraId="4D9D74BE" w14:textId="77777777" w:rsidR="00EB2AB3" w:rsidRPr="00EC37B9" w:rsidRDefault="00EB2AB3" w:rsidP="00EB2AB3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Branch: </w:t>
      </w:r>
      <w:proofErr w:type="spell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Trnava</w:t>
      </w:r>
      <w:proofErr w:type="spellEnd"/>
      <w:r w:rsidR="000822FE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proofErr w:type="spellStart"/>
      <w:r w:rsidR="000822FE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Galanta</w:t>
      </w:r>
      <w:proofErr w:type="spellEnd"/>
    </w:p>
    <w:p w14:paraId="26DF43CA" w14:textId="77777777" w:rsidR="00EB2AB3" w:rsidRPr="00EC37B9" w:rsidRDefault="00EB2AB3" w:rsidP="00EB2AB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016F1F2B" w14:textId="77777777" w:rsidR="00EB2AB3" w:rsidRPr="00EC37B9" w:rsidRDefault="00EB2AB3" w:rsidP="00EB2AB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664708A7" w14:textId="77777777" w:rsidR="00EB2AB3" w:rsidRPr="00EC37B9" w:rsidRDefault="00EB2AB3" w:rsidP="00EB2AB3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EC37B9">
        <w:rPr>
          <w:rFonts w:ascii="Times New Roman" w:hAnsi="Times New Roman" w:cs="Times New Roman"/>
          <w:color w:val="FF0000"/>
          <w:sz w:val="28"/>
          <w:szCs w:val="28"/>
        </w:rPr>
        <w:t xml:space="preserve">Group name: Allowed only alphanumeric characters </w:t>
      </w:r>
      <w:proofErr w:type="gramStart"/>
      <w:r w:rsidRPr="00EC37B9">
        <w:rPr>
          <w:rFonts w:ascii="Times New Roman" w:hAnsi="Times New Roman" w:cs="Times New Roman"/>
          <w:color w:val="FF0000"/>
          <w:sz w:val="28"/>
          <w:szCs w:val="28"/>
        </w:rPr>
        <w:t>and .</w:t>
      </w:r>
      <w:proofErr w:type="gramEnd"/>
      <w:r w:rsidRPr="00EC37B9">
        <w:rPr>
          <w:rFonts w:ascii="Times New Roman" w:hAnsi="Times New Roman" w:cs="Times New Roman"/>
          <w:color w:val="FF0000"/>
          <w:sz w:val="28"/>
          <w:szCs w:val="28"/>
        </w:rPr>
        <w:t>-_</w:t>
      </w:r>
    </w:p>
    <w:p w14:paraId="16287F21" w14:textId="77777777" w:rsidR="004915DB" w:rsidRPr="00EC37B9" w:rsidRDefault="004915DB" w:rsidP="00EB2AB3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0A28952F" w14:textId="77777777" w:rsidR="004915DB" w:rsidRPr="00EC37B9" w:rsidRDefault="004915DB" w:rsidP="004915D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skupín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6CE689B0" w14:textId="77777777" w:rsidR="004915DB" w:rsidRPr="00EC37B9" w:rsidRDefault="004915DB" w:rsidP="004915D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Group </w:t>
      </w: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group1</w:t>
      </w:r>
    </w:p>
    <w:p w14:paraId="50DA8695" w14:textId="77777777" w:rsidR="004915DB" w:rsidRPr="00EC37B9" w:rsidRDefault="004915DB" w:rsidP="004915DB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Branch: </w:t>
      </w:r>
    </w:p>
    <w:p w14:paraId="4C889BC3" w14:textId="77777777" w:rsidR="004915DB" w:rsidRPr="00EC37B9" w:rsidRDefault="004915DB" w:rsidP="004915D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3098F411" w14:textId="77777777" w:rsidR="004915DB" w:rsidRPr="00EC37B9" w:rsidRDefault="004915DB" w:rsidP="004915DB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51D67AD4" w14:textId="77777777" w:rsidR="004915DB" w:rsidRPr="00EC37B9" w:rsidRDefault="00656E23" w:rsidP="00EB2AB3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EC37B9">
        <w:rPr>
          <w:rFonts w:ascii="Times New Roman" w:hAnsi="Times New Roman" w:cs="Times New Roman"/>
          <w:color w:val="FF0000"/>
          <w:sz w:val="28"/>
          <w:szCs w:val="28"/>
        </w:rPr>
        <w:t>Branch: This field is required</w:t>
      </w:r>
    </w:p>
    <w:p w14:paraId="5BE93A62" w14:textId="77777777" w:rsidR="00C87C8C" w:rsidRPr="00EC37B9" w:rsidRDefault="00C87C8C" w:rsidP="00EB2AB3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030767FB" w14:textId="77777777" w:rsidR="00C87C8C" w:rsidRPr="00EC37B9" w:rsidRDefault="00C87C8C" w:rsidP="00C87C8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skupiny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skupín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7703B570" w14:textId="77777777" w:rsidR="00C87C8C" w:rsidRPr="00EC37B9" w:rsidRDefault="00C87C8C" w:rsidP="00C87C8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Group </w:t>
      </w: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group1</w:t>
      </w:r>
    </w:p>
    <w:p w14:paraId="15D461ED" w14:textId="77777777" w:rsidR="00C87C8C" w:rsidRPr="00EC37B9" w:rsidRDefault="00C87C8C" w:rsidP="00C87C8C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Branch: </w:t>
      </w:r>
      <w:proofErr w:type="spellStart"/>
      <w:r w:rsidR="002A3B1F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Trnava</w:t>
      </w:r>
      <w:proofErr w:type="spellEnd"/>
    </w:p>
    <w:p w14:paraId="34E0425A" w14:textId="77777777" w:rsidR="00C87C8C" w:rsidRPr="00EC37B9" w:rsidRDefault="00C87C8C" w:rsidP="00C87C8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79393390" w14:textId="77777777" w:rsidR="00C87C8C" w:rsidRPr="00EC37B9" w:rsidRDefault="00C87C8C" w:rsidP="00060C7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uloží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budeme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presmerovaní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0C79" w:rsidRPr="00EC37B9">
        <w:rPr>
          <w:rFonts w:ascii="Times New Roman" w:hAnsi="Times New Roman" w:cs="Times New Roman"/>
          <w:sz w:val="28"/>
          <w:szCs w:val="28"/>
        </w:rPr>
        <w:t>skupín</w:t>
      </w:r>
      <w:proofErr w:type="spellEnd"/>
      <w:r w:rsidR="00060C79" w:rsidRPr="00EC37B9">
        <w:rPr>
          <w:rFonts w:ascii="Times New Roman" w:hAnsi="Times New Roman" w:cs="Times New Roman"/>
          <w:sz w:val="28"/>
          <w:szCs w:val="28"/>
        </w:rPr>
        <w:t>.</w:t>
      </w:r>
    </w:p>
    <w:p w14:paraId="384BA73E" w14:textId="77777777" w:rsidR="00B96B76" w:rsidRPr="00EC37B9" w:rsidRDefault="00B96B76" w:rsidP="00060C79">
      <w:pPr>
        <w:ind w:left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67B3271" w14:textId="0B365263" w:rsidR="00B96B76" w:rsidRPr="00EC37B9" w:rsidRDefault="00C35DE9" w:rsidP="006810BF">
      <w:pPr>
        <w:pStyle w:val="Heading3"/>
        <w:ind w:firstLine="720"/>
      </w:pPr>
      <w:bookmarkStart w:id="112" w:name="_Toc126660935"/>
      <w:r w:rsidRPr="00EC37B9">
        <w:t>9</w:t>
      </w:r>
      <w:r w:rsidR="006810BF" w:rsidRPr="00EC37B9">
        <w:t>.7.4 Add branch</w:t>
      </w:r>
      <w:bookmarkEnd w:id="112"/>
    </w:p>
    <w:p w14:paraId="6AE23399" w14:textId="77777777" w:rsidR="006810BF" w:rsidRPr="00EC37B9" w:rsidRDefault="006810BF" w:rsidP="006810B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0C65CC86" w14:textId="77777777" w:rsidR="006810BF" w:rsidRPr="00EC37B9" w:rsidRDefault="00AA490B" w:rsidP="006810BF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="006810BF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ame :</w:t>
      </w:r>
      <w:proofErr w:type="gramEnd"/>
      <w:r w:rsidR="006810BF"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</w:t>
      </w:r>
    </w:p>
    <w:p w14:paraId="6D1247AD" w14:textId="77777777" w:rsidR="006810BF" w:rsidRPr="00EC37B9" w:rsidRDefault="006810BF" w:rsidP="006810B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34F4FBD4" w14:textId="77777777" w:rsidR="0043163F" w:rsidRPr="00EC37B9" w:rsidRDefault="0043163F" w:rsidP="0043163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lastRenderedPageBreak/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739CA8BC" w14:textId="77777777" w:rsidR="0043163F" w:rsidRPr="00EC37B9" w:rsidRDefault="00AE4EDE" w:rsidP="0043163F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EC37B9">
        <w:rPr>
          <w:rFonts w:ascii="Times New Roman" w:hAnsi="Times New Roman" w:cs="Times New Roman"/>
          <w:color w:val="FF0000"/>
          <w:sz w:val="28"/>
          <w:szCs w:val="28"/>
        </w:rPr>
        <w:t>N</w:t>
      </w:r>
      <w:r w:rsidR="0043163F" w:rsidRPr="00EC37B9">
        <w:rPr>
          <w:rFonts w:ascii="Times New Roman" w:hAnsi="Times New Roman" w:cs="Times New Roman"/>
          <w:color w:val="FF0000"/>
          <w:sz w:val="28"/>
          <w:szCs w:val="28"/>
        </w:rPr>
        <w:t xml:space="preserve">ame: Allowed only alphanumeric characters </w:t>
      </w:r>
    </w:p>
    <w:p w14:paraId="34B3F2EB" w14:textId="77777777" w:rsidR="00E42487" w:rsidRPr="00EC37B9" w:rsidRDefault="00E42487" w:rsidP="0043163F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3433161C" w14:textId="77777777" w:rsidR="00E42487" w:rsidRPr="00EC37B9" w:rsidRDefault="00E42487" w:rsidP="00E4248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12C23B84" w14:textId="77777777" w:rsidR="00E42487" w:rsidRPr="00EC37B9" w:rsidRDefault="00E42487" w:rsidP="00E42487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Bratislava</w:t>
      </w:r>
    </w:p>
    <w:p w14:paraId="547568B1" w14:textId="77777777" w:rsidR="00E42487" w:rsidRPr="00EC37B9" w:rsidRDefault="00E42487" w:rsidP="00E4248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7ADE982B" w14:textId="77777777" w:rsidR="0059540F" w:rsidRPr="00EC37B9" w:rsidRDefault="0059540F" w:rsidP="0059540F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uloží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7D34F5C7" w14:textId="77777777" w:rsidR="00E42487" w:rsidRPr="00EC37B9" w:rsidRDefault="00E42487" w:rsidP="0043163F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C23F8" w14:textId="77777777" w:rsidR="00CA109E" w:rsidRPr="00EC37B9" w:rsidRDefault="00CA109E" w:rsidP="00CA109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3F35857B" w14:textId="77777777" w:rsidR="00CA109E" w:rsidRPr="00EC37B9" w:rsidRDefault="00CA109E" w:rsidP="00CA109E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 :</w:t>
      </w:r>
      <w:proofErr w:type="gramEnd"/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Bratislava</w:t>
      </w:r>
    </w:p>
    <w:p w14:paraId="101F47BC" w14:textId="77777777" w:rsidR="00CA109E" w:rsidRPr="00EC37B9" w:rsidRDefault="00CA109E" w:rsidP="00CA109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71713A08" w14:textId="77777777" w:rsidR="00CA109E" w:rsidRPr="00EC37B9" w:rsidRDefault="00CA109E" w:rsidP="00CA109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nás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upozorní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24133953" w14:textId="77777777" w:rsidR="00CA109E" w:rsidRPr="00EC37B9" w:rsidRDefault="00CA109E" w:rsidP="0043163F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EC37B9">
        <w:rPr>
          <w:rFonts w:ascii="Times New Roman" w:hAnsi="Times New Roman" w:cs="Times New Roman"/>
          <w:color w:val="FF0000"/>
          <w:sz w:val="28"/>
          <w:szCs w:val="28"/>
        </w:rPr>
        <w:t>Branch with this Name already exists.</w:t>
      </w:r>
    </w:p>
    <w:p w14:paraId="0B4020A7" w14:textId="77777777" w:rsidR="00992E5F" w:rsidRPr="00EC37B9" w:rsidRDefault="00992E5F" w:rsidP="0043163F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2CCEAE30" w14:textId="2099683E" w:rsidR="00992E5F" w:rsidRPr="00EC37B9" w:rsidRDefault="00C35DE9" w:rsidP="00375D86">
      <w:pPr>
        <w:pStyle w:val="Heading3"/>
        <w:ind w:firstLine="720"/>
      </w:pPr>
      <w:bookmarkStart w:id="113" w:name="_Toc126660936"/>
      <w:r w:rsidRPr="00EC37B9">
        <w:t>9</w:t>
      </w:r>
      <w:r w:rsidR="00375D86" w:rsidRPr="00EC37B9">
        <w:t>.7.5 Add location</w:t>
      </w:r>
      <w:bookmarkEnd w:id="113"/>
    </w:p>
    <w:p w14:paraId="54B13A7B" w14:textId="77777777" w:rsidR="00F54566" w:rsidRPr="00EC37B9" w:rsidRDefault="00F54566" w:rsidP="00F5456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Scenár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pridanie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pobočky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hlavnej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vyplníme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formulár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nasledovne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:</w:t>
      </w:r>
    </w:p>
    <w:p w14:paraId="05A14387" w14:textId="77777777" w:rsidR="00F54566" w:rsidRPr="00EC37B9" w:rsidRDefault="008872A7" w:rsidP="00F54566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Zip code: 85101</w:t>
      </w:r>
    </w:p>
    <w:p w14:paraId="3547ECA3" w14:textId="77777777" w:rsidR="008872A7" w:rsidRPr="00EC37B9" w:rsidRDefault="008872A7" w:rsidP="00F54566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City: Bratislava</w:t>
      </w:r>
    </w:p>
    <w:p w14:paraId="31B117B7" w14:textId="77777777" w:rsidR="008872A7" w:rsidRPr="00EC37B9" w:rsidRDefault="008872A7" w:rsidP="00F54566">
      <w:pPr>
        <w:ind w:left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C37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Country: SK</w:t>
      </w:r>
    </w:p>
    <w:p w14:paraId="01F0907B" w14:textId="77777777" w:rsidR="00F54566" w:rsidRPr="00EC37B9" w:rsidRDefault="00F54566" w:rsidP="00F5456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C37B9">
        <w:rPr>
          <w:rFonts w:ascii="Times New Roman" w:hAnsi="Times New Roman" w:cs="Times New Roman"/>
          <w:sz w:val="28"/>
          <w:szCs w:val="28"/>
        </w:rPr>
        <w:t xml:space="preserve">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jeho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vyplnení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“add”.</w:t>
      </w:r>
    </w:p>
    <w:p w14:paraId="68BD538D" w14:textId="77777777" w:rsidR="00F54566" w:rsidRPr="00EC37B9" w:rsidRDefault="00F54566" w:rsidP="00F5456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Očakávame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b/>
          <w:bCs/>
          <w:sz w:val="28"/>
          <w:szCs w:val="28"/>
        </w:rPr>
        <w:t>výstup</w:t>
      </w:r>
      <w:proofErr w:type="spellEnd"/>
      <w:r w:rsidRPr="00EC37B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C37B9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kliknutí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button “add”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záznam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uloží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databázy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budeme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presmerovaní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hlavnú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stránku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37B9">
        <w:rPr>
          <w:rFonts w:ascii="Times New Roman" w:hAnsi="Times New Roman" w:cs="Times New Roman"/>
          <w:sz w:val="28"/>
          <w:szCs w:val="28"/>
        </w:rPr>
        <w:t>pobočiek</w:t>
      </w:r>
      <w:proofErr w:type="spellEnd"/>
      <w:r w:rsidRPr="00EC37B9">
        <w:rPr>
          <w:rFonts w:ascii="Times New Roman" w:hAnsi="Times New Roman" w:cs="Times New Roman"/>
          <w:sz w:val="28"/>
          <w:szCs w:val="28"/>
        </w:rPr>
        <w:t>.</w:t>
      </w:r>
    </w:p>
    <w:p w14:paraId="1D7B270A" w14:textId="77777777" w:rsidR="00375D86" w:rsidRPr="00EC37B9" w:rsidRDefault="00375D86" w:rsidP="00375D86">
      <w:pPr>
        <w:rPr>
          <w:rFonts w:ascii="Times New Roman" w:hAnsi="Times New Roman" w:cs="Times New Roman"/>
        </w:rPr>
      </w:pPr>
    </w:p>
    <w:p w14:paraId="4F904CB7" w14:textId="77777777" w:rsidR="006810BF" w:rsidRPr="00EC37B9" w:rsidRDefault="006810BF" w:rsidP="006810BF">
      <w:pPr>
        <w:rPr>
          <w:rFonts w:ascii="Times New Roman" w:hAnsi="Times New Roman" w:cs="Times New Roman"/>
        </w:rPr>
      </w:pPr>
    </w:p>
    <w:p w14:paraId="06971CD3" w14:textId="77777777" w:rsidR="00C87C8C" w:rsidRPr="00EC37B9" w:rsidRDefault="00C87C8C" w:rsidP="00EB2AB3">
      <w:pPr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2A1F701D" w14:textId="77777777" w:rsidR="00EB2AB3" w:rsidRPr="00EC37B9" w:rsidRDefault="00EB2AB3" w:rsidP="00456252">
      <w:pPr>
        <w:rPr>
          <w:rFonts w:ascii="Times New Roman" w:hAnsi="Times New Roman" w:cs="Times New Roman"/>
          <w:sz w:val="28"/>
          <w:szCs w:val="28"/>
        </w:rPr>
      </w:pPr>
    </w:p>
    <w:p w14:paraId="03EFCA41" w14:textId="77777777" w:rsidR="00A41E7C" w:rsidRPr="00EC37B9" w:rsidRDefault="00A41E7C" w:rsidP="00080AA5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F96A722" w14:textId="77777777" w:rsidR="00DD07B2" w:rsidRPr="00EC37B9" w:rsidRDefault="00DD07B2" w:rsidP="00DD07B2">
      <w:pPr>
        <w:rPr>
          <w:rFonts w:ascii="Times New Roman" w:hAnsi="Times New Roman" w:cs="Times New Roman"/>
        </w:rPr>
      </w:pPr>
    </w:p>
    <w:p w14:paraId="5B95CD12" w14:textId="77777777" w:rsidR="00351A53" w:rsidRPr="00EC37B9" w:rsidRDefault="00351A53" w:rsidP="00566FCD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sectPr w:rsidR="00351A53" w:rsidRPr="00EC37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4" w:author="Petrovič Pavel" w:date="2022-10-18T00:46:00Z" w:initials="PP">
    <w:p w14:paraId="623557EB" w14:textId="77777777" w:rsidR="0048733A" w:rsidRDefault="0048733A" w:rsidP="0048733A">
      <w:proofErr w:type="spellStart"/>
      <w:r>
        <w:t>tu</w:t>
      </w:r>
      <w:proofErr w:type="spellEnd"/>
      <w:r>
        <w:t xml:space="preserve"> by </w:t>
      </w:r>
      <w:proofErr w:type="spellStart"/>
      <w:r>
        <w:t>som</w:t>
      </w:r>
      <w:proofErr w:type="spellEnd"/>
      <w:r>
        <w:t xml:space="preserve"> </w:t>
      </w:r>
      <w:proofErr w:type="spellStart"/>
      <w:r>
        <w:t>pridal</w:t>
      </w:r>
      <w:proofErr w:type="spellEnd"/>
      <w:r>
        <w:t xml:space="preserve">, </w:t>
      </w:r>
      <w:proofErr w:type="spellStart"/>
      <w:r>
        <w:t>niečo</w:t>
      </w:r>
      <w:proofErr w:type="spellEnd"/>
      <w:r>
        <w:t xml:space="preserve"> </w:t>
      </w:r>
      <w:proofErr w:type="spellStart"/>
      <w:r>
        <w:t>ako</w:t>
      </w:r>
      <w:proofErr w:type="spellEnd"/>
      <w:r>
        <w:t>: "</w:t>
      </w:r>
      <w:proofErr w:type="spellStart"/>
      <w:r>
        <w:t>predpokladá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bez </w:t>
      </w:r>
      <w:proofErr w:type="spellStart"/>
      <w:r>
        <w:t>problémov</w:t>
      </w:r>
      <w:proofErr w:type="spellEnd"/>
      <w:r>
        <w:t xml:space="preserve"> a </w:t>
      </w:r>
      <w:proofErr w:type="spellStart"/>
      <w:r>
        <w:t>konfliktov</w:t>
      </w:r>
      <w:proofErr w:type="spellEnd"/>
      <w:r>
        <w:t xml:space="preserve"> </w:t>
      </w:r>
      <w:proofErr w:type="spellStart"/>
      <w:r>
        <w:t>zvláda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t>súčasné</w:t>
      </w:r>
      <w:proofErr w:type="spellEnd"/>
      <w:r>
        <w:t xml:space="preserve"> </w:t>
      </w:r>
      <w:proofErr w:type="spellStart"/>
      <w:r>
        <w:t>používanie</w:t>
      </w:r>
      <w:proofErr w:type="spellEnd"/>
      <w:r>
        <w:t xml:space="preserve"> </w:t>
      </w:r>
      <w:proofErr w:type="spellStart"/>
      <w:r>
        <w:t>viacerými</w:t>
      </w:r>
      <w:proofErr w:type="spellEnd"/>
      <w:r>
        <w:t xml:space="preserve"> </w:t>
      </w:r>
      <w:proofErr w:type="spellStart"/>
      <w:r>
        <w:t>používateľmi</w:t>
      </w:r>
      <w:proofErr w:type="spellEnd"/>
      <w:r>
        <w:t xml:space="preserve"> </w:t>
      </w:r>
      <w:proofErr w:type="spellStart"/>
      <w:r>
        <w:t>naraz</w:t>
      </w:r>
      <w:proofErr w:type="spellEnd"/>
      <w:r>
        <w:t>"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3557E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A3F42F7" w16cex:dateUtc="2022-10-17T2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3557EB" w16cid:durableId="7A3F42F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9555C"/>
    <w:multiLevelType w:val="hybridMultilevel"/>
    <w:tmpl w:val="327C3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516ECC"/>
    <w:multiLevelType w:val="hybridMultilevel"/>
    <w:tmpl w:val="D076BE62"/>
    <w:lvl w:ilvl="0" w:tplc="3D50808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96F56"/>
    <w:multiLevelType w:val="hybridMultilevel"/>
    <w:tmpl w:val="CBFC305E"/>
    <w:lvl w:ilvl="0" w:tplc="BD2A95A2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F314D10"/>
    <w:multiLevelType w:val="multilevel"/>
    <w:tmpl w:val="E3720F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1266A14"/>
    <w:multiLevelType w:val="hybridMultilevel"/>
    <w:tmpl w:val="BF604C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A1407F4"/>
    <w:multiLevelType w:val="hybridMultilevel"/>
    <w:tmpl w:val="A23C41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4492E"/>
    <w:multiLevelType w:val="multilevel"/>
    <w:tmpl w:val="07EC42C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69E70259"/>
    <w:multiLevelType w:val="hybridMultilevel"/>
    <w:tmpl w:val="5D8EA8C4"/>
    <w:lvl w:ilvl="0" w:tplc="19A2DAEE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9252B9"/>
    <w:multiLevelType w:val="multilevel"/>
    <w:tmpl w:val="58F040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1399665808">
    <w:abstractNumId w:val="3"/>
  </w:num>
  <w:num w:numId="2" w16cid:durableId="1554612203">
    <w:abstractNumId w:val="1"/>
  </w:num>
  <w:num w:numId="3" w16cid:durableId="1417484646">
    <w:abstractNumId w:val="8"/>
  </w:num>
  <w:num w:numId="4" w16cid:durableId="1746610100">
    <w:abstractNumId w:val="4"/>
  </w:num>
  <w:num w:numId="5" w16cid:durableId="1439981127">
    <w:abstractNumId w:val="0"/>
  </w:num>
  <w:num w:numId="6" w16cid:durableId="438262531">
    <w:abstractNumId w:val="2"/>
  </w:num>
  <w:num w:numId="7" w16cid:durableId="2035031968">
    <w:abstractNumId w:val="7"/>
  </w:num>
  <w:num w:numId="8" w16cid:durableId="1958290292">
    <w:abstractNumId w:val="6"/>
  </w:num>
  <w:num w:numId="9" w16cid:durableId="1580675218">
    <w:abstractNumId w:val="5"/>
  </w:num>
  <w:num w:numId="10" w16cid:durableId="113865300">
    <w:abstractNumId w:val="8"/>
    <w:lvlOverride w:ilvl="0">
      <w:startOverride w:val="4"/>
    </w:lvlOverride>
    <w:lvlOverride w:ilvl="1">
      <w:startOverride w:val="2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etrovič Pavel">
    <w15:presenceInfo w15:providerId="AD" w15:userId="S::petrovic16@uniba.sk::2f09291b-215b-41fc-8ef5-3435329a21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29"/>
    <w:rsid w:val="00003EB8"/>
    <w:rsid w:val="000101E9"/>
    <w:rsid w:val="00013118"/>
    <w:rsid w:val="000169BD"/>
    <w:rsid w:val="000208FC"/>
    <w:rsid w:val="00022AE0"/>
    <w:rsid w:val="00043E14"/>
    <w:rsid w:val="000518C9"/>
    <w:rsid w:val="00060C79"/>
    <w:rsid w:val="00063B40"/>
    <w:rsid w:val="00072E19"/>
    <w:rsid w:val="00080AA5"/>
    <w:rsid w:val="000822FE"/>
    <w:rsid w:val="00083BC0"/>
    <w:rsid w:val="00086E2A"/>
    <w:rsid w:val="000912A7"/>
    <w:rsid w:val="00097CCA"/>
    <w:rsid w:val="000A339A"/>
    <w:rsid w:val="000A5205"/>
    <w:rsid w:val="000D2495"/>
    <w:rsid w:val="000D5C05"/>
    <w:rsid w:val="000E061F"/>
    <w:rsid w:val="000E2C12"/>
    <w:rsid w:val="000E2F83"/>
    <w:rsid w:val="001038B2"/>
    <w:rsid w:val="00105FE1"/>
    <w:rsid w:val="001119D0"/>
    <w:rsid w:val="0011790F"/>
    <w:rsid w:val="0012134A"/>
    <w:rsid w:val="00141861"/>
    <w:rsid w:val="00142B73"/>
    <w:rsid w:val="001565F9"/>
    <w:rsid w:val="001600D0"/>
    <w:rsid w:val="00161068"/>
    <w:rsid w:val="00170EE0"/>
    <w:rsid w:val="001734BA"/>
    <w:rsid w:val="00175E7C"/>
    <w:rsid w:val="00180207"/>
    <w:rsid w:val="001C02C8"/>
    <w:rsid w:val="001C112C"/>
    <w:rsid w:val="001C6911"/>
    <w:rsid w:val="001D5275"/>
    <w:rsid w:val="001E5C1E"/>
    <w:rsid w:val="001F2FCA"/>
    <w:rsid w:val="0020228D"/>
    <w:rsid w:val="002033BF"/>
    <w:rsid w:val="002047BD"/>
    <w:rsid w:val="0021216A"/>
    <w:rsid w:val="00215B97"/>
    <w:rsid w:val="00232291"/>
    <w:rsid w:val="00235518"/>
    <w:rsid w:val="00242880"/>
    <w:rsid w:val="0024590E"/>
    <w:rsid w:val="00245CFA"/>
    <w:rsid w:val="002563F3"/>
    <w:rsid w:val="00257946"/>
    <w:rsid w:val="00271D98"/>
    <w:rsid w:val="00277C1F"/>
    <w:rsid w:val="00291868"/>
    <w:rsid w:val="00294351"/>
    <w:rsid w:val="00294BFD"/>
    <w:rsid w:val="002A0BC2"/>
    <w:rsid w:val="002A1A6A"/>
    <w:rsid w:val="002A3B1F"/>
    <w:rsid w:val="002A3E05"/>
    <w:rsid w:val="002B6FC1"/>
    <w:rsid w:val="002C4738"/>
    <w:rsid w:val="002F43CA"/>
    <w:rsid w:val="003048C0"/>
    <w:rsid w:val="00312BEF"/>
    <w:rsid w:val="003145F4"/>
    <w:rsid w:val="00316F72"/>
    <w:rsid w:val="00323378"/>
    <w:rsid w:val="00327154"/>
    <w:rsid w:val="00327406"/>
    <w:rsid w:val="00334C9C"/>
    <w:rsid w:val="00336B00"/>
    <w:rsid w:val="003406E6"/>
    <w:rsid w:val="00340864"/>
    <w:rsid w:val="0034148E"/>
    <w:rsid w:val="00346DBD"/>
    <w:rsid w:val="00351A53"/>
    <w:rsid w:val="00364162"/>
    <w:rsid w:val="0036604D"/>
    <w:rsid w:val="003701B5"/>
    <w:rsid w:val="00371574"/>
    <w:rsid w:val="003722C4"/>
    <w:rsid w:val="00375D86"/>
    <w:rsid w:val="003769BE"/>
    <w:rsid w:val="00380E68"/>
    <w:rsid w:val="00384987"/>
    <w:rsid w:val="00384AA8"/>
    <w:rsid w:val="00393218"/>
    <w:rsid w:val="00393E5D"/>
    <w:rsid w:val="00397826"/>
    <w:rsid w:val="003A2F49"/>
    <w:rsid w:val="003A5D9B"/>
    <w:rsid w:val="003A6375"/>
    <w:rsid w:val="003C0202"/>
    <w:rsid w:val="003E19DD"/>
    <w:rsid w:val="003E6B18"/>
    <w:rsid w:val="003F29D2"/>
    <w:rsid w:val="003F5FE2"/>
    <w:rsid w:val="003F6E39"/>
    <w:rsid w:val="003F79CE"/>
    <w:rsid w:val="00407DAB"/>
    <w:rsid w:val="00410E93"/>
    <w:rsid w:val="0042226C"/>
    <w:rsid w:val="00424AFD"/>
    <w:rsid w:val="0043163F"/>
    <w:rsid w:val="00441FCE"/>
    <w:rsid w:val="004431AA"/>
    <w:rsid w:val="004431F0"/>
    <w:rsid w:val="00451733"/>
    <w:rsid w:val="00451949"/>
    <w:rsid w:val="00456252"/>
    <w:rsid w:val="00474871"/>
    <w:rsid w:val="0048733A"/>
    <w:rsid w:val="004915DB"/>
    <w:rsid w:val="004A19A8"/>
    <w:rsid w:val="004A3F87"/>
    <w:rsid w:val="004B46EF"/>
    <w:rsid w:val="004C0817"/>
    <w:rsid w:val="004C2149"/>
    <w:rsid w:val="004C3C48"/>
    <w:rsid w:val="004C62BA"/>
    <w:rsid w:val="004D15DA"/>
    <w:rsid w:val="004D5BA2"/>
    <w:rsid w:val="004D7D05"/>
    <w:rsid w:val="004EC1F8"/>
    <w:rsid w:val="004F20A2"/>
    <w:rsid w:val="004F2ED0"/>
    <w:rsid w:val="004F4CA8"/>
    <w:rsid w:val="004F5729"/>
    <w:rsid w:val="00501DDB"/>
    <w:rsid w:val="0051205D"/>
    <w:rsid w:val="0052207F"/>
    <w:rsid w:val="00523217"/>
    <w:rsid w:val="005254A2"/>
    <w:rsid w:val="00534804"/>
    <w:rsid w:val="005406F3"/>
    <w:rsid w:val="00564C6D"/>
    <w:rsid w:val="00566FCD"/>
    <w:rsid w:val="005670A2"/>
    <w:rsid w:val="005740A5"/>
    <w:rsid w:val="00575063"/>
    <w:rsid w:val="005751E9"/>
    <w:rsid w:val="00581A89"/>
    <w:rsid w:val="0058416C"/>
    <w:rsid w:val="0059540F"/>
    <w:rsid w:val="00596C6B"/>
    <w:rsid w:val="00596D36"/>
    <w:rsid w:val="00597719"/>
    <w:rsid w:val="00597B68"/>
    <w:rsid w:val="005A251C"/>
    <w:rsid w:val="005A2D59"/>
    <w:rsid w:val="005B2D36"/>
    <w:rsid w:val="005C03D5"/>
    <w:rsid w:val="005C241A"/>
    <w:rsid w:val="005C361C"/>
    <w:rsid w:val="005D0969"/>
    <w:rsid w:val="005D0DB3"/>
    <w:rsid w:val="005D363A"/>
    <w:rsid w:val="005D3735"/>
    <w:rsid w:val="005E01AC"/>
    <w:rsid w:val="005F6A69"/>
    <w:rsid w:val="00604384"/>
    <w:rsid w:val="00622F79"/>
    <w:rsid w:val="00635937"/>
    <w:rsid w:val="006432B6"/>
    <w:rsid w:val="006440D3"/>
    <w:rsid w:val="0065637D"/>
    <w:rsid w:val="00656E23"/>
    <w:rsid w:val="00661C5E"/>
    <w:rsid w:val="00665DEF"/>
    <w:rsid w:val="006738A2"/>
    <w:rsid w:val="00674B06"/>
    <w:rsid w:val="006810BF"/>
    <w:rsid w:val="00694DD3"/>
    <w:rsid w:val="006A25AC"/>
    <w:rsid w:val="006A2D05"/>
    <w:rsid w:val="006A43F3"/>
    <w:rsid w:val="006C2A6A"/>
    <w:rsid w:val="006E0AD4"/>
    <w:rsid w:val="007018F2"/>
    <w:rsid w:val="0071064A"/>
    <w:rsid w:val="00710758"/>
    <w:rsid w:val="00712AF0"/>
    <w:rsid w:val="0071408B"/>
    <w:rsid w:val="007222E0"/>
    <w:rsid w:val="0073176B"/>
    <w:rsid w:val="00740154"/>
    <w:rsid w:val="007412B2"/>
    <w:rsid w:val="00743C52"/>
    <w:rsid w:val="007463CA"/>
    <w:rsid w:val="00751CF1"/>
    <w:rsid w:val="007547D5"/>
    <w:rsid w:val="00756749"/>
    <w:rsid w:val="00756E46"/>
    <w:rsid w:val="00763902"/>
    <w:rsid w:val="00776393"/>
    <w:rsid w:val="0077799E"/>
    <w:rsid w:val="0078461E"/>
    <w:rsid w:val="00790A5D"/>
    <w:rsid w:val="00790A6A"/>
    <w:rsid w:val="00791948"/>
    <w:rsid w:val="007923AD"/>
    <w:rsid w:val="007A0159"/>
    <w:rsid w:val="007C102E"/>
    <w:rsid w:val="007D1926"/>
    <w:rsid w:val="007D7B75"/>
    <w:rsid w:val="007E335F"/>
    <w:rsid w:val="007E6E06"/>
    <w:rsid w:val="007F1B44"/>
    <w:rsid w:val="007F3F8A"/>
    <w:rsid w:val="00800380"/>
    <w:rsid w:val="00800580"/>
    <w:rsid w:val="00800E40"/>
    <w:rsid w:val="008011D8"/>
    <w:rsid w:val="00805592"/>
    <w:rsid w:val="00815F61"/>
    <w:rsid w:val="00816E88"/>
    <w:rsid w:val="00821951"/>
    <w:rsid w:val="00823A59"/>
    <w:rsid w:val="00827282"/>
    <w:rsid w:val="00833988"/>
    <w:rsid w:val="00833D19"/>
    <w:rsid w:val="00842D2E"/>
    <w:rsid w:val="008565D7"/>
    <w:rsid w:val="008618D7"/>
    <w:rsid w:val="00865566"/>
    <w:rsid w:val="0087046A"/>
    <w:rsid w:val="00876F19"/>
    <w:rsid w:val="00877319"/>
    <w:rsid w:val="008804AB"/>
    <w:rsid w:val="00882F54"/>
    <w:rsid w:val="00884E6A"/>
    <w:rsid w:val="00885FA4"/>
    <w:rsid w:val="00886722"/>
    <w:rsid w:val="008872A7"/>
    <w:rsid w:val="00891148"/>
    <w:rsid w:val="008949D5"/>
    <w:rsid w:val="008A2515"/>
    <w:rsid w:val="008A44ED"/>
    <w:rsid w:val="008A4CB4"/>
    <w:rsid w:val="008B29A4"/>
    <w:rsid w:val="008D14DE"/>
    <w:rsid w:val="008D2D6C"/>
    <w:rsid w:val="008E37A7"/>
    <w:rsid w:val="008E6E5E"/>
    <w:rsid w:val="008F4E44"/>
    <w:rsid w:val="008F5213"/>
    <w:rsid w:val="009014E3"/>
    <w:rsid w:val="009024FA"/>
    <w:rsid w:val="00905568"/>
    <w:rsid w:val="009173D3"/>
    <w:rsid w:val="009278D7"/>
    <w:rsid w:val="00933FA9"/>
    <w:rsid w:val="00936A1F"/>
    <w:rsid w:val="00961011"/>
    <w:rsid w:val="00966359"/>
    <w:rsid w:val="0098369D"/>
    <w:rsid w:val="009920E9"/>
    <w:rsid w:val="00992E5F"/>
    <w:rsid w:val="00994615"/>
    <w:rsid w:val="009A1BB5"/>
    <w:rsid w:val="009A3161"/>
    <w:rsid w:val="009A7661"/>
    <w:rsid w:val="009B034E"/>
    <w:rsid w:val="009C08DE"/>
    <w:rsid w:val="009C47EC"/>
    <w:rsid w:val="009D1A95"/>
    <w:rsid w:val="009D72EF"/>
    <w:rsid w:val="009F7704"/>
    <w:rsid w:val="00A24859"/>
    <w:rsid w:val="00A257ED"/>
    <w:rsid w:val="00A27D22"/>
    <w:rsid w:val="00A3293E"/>
    <w:rsid w:val="00A41E7C"/>
    <w:rsid w:val="00A52059"/>
    <w:rsid w:val="00A60275"/>
    <w:rsid w:val="00A611AE"/>
    <w:rsid w:val="00A63796"/>
    <w:rsid w:val="00A734D3"/>
    <w:rsid w:val="00A73D58"/>
    <w:rsid w:val="00A8087F"/>
    <w:rsid w:val="00A81D5D"/>
    <w:rsid w:val="00A81FEA"/>
    <w:rsid w:val="00A843EF"/>
    <w:rsid w:val="00A84CE3"/>
    <w:rsid w:val="00A94C9F"/>
    <w:rsid w:val="00A97F20"/>
    <w:rsid w:val="00AA293A"/>
    <w:rsid w:val="00AA490B"/>
    <w:rsid w:val="00AB1689"/>
    <w:rsid w:val="00AC0835"/>
    <w:rsid w:val="00AC4A68"/>
    <w:rsid w:val="00AD22B0"/>
    <w:rsid w:val="00AD6382"/>
    <w:rsid w:val="00AD7269"/>
    <w:rsid w:val="00AE4EDE"/>
    <w:rsid w:val="00AF1C2F"/>
    <w:rsid w:val="00AF49D9"/>
    <w:rsid w:val="00AF792C"/>
    <w:rsid w:val="00B0599A"/>
    <w:rsid w:val="00B05F09"/>
    <w:rsid w:val="00B07797"/>
    <w:rsid w:val="00B140FB"/>
    <w:rsid w:val="00B20BBB"/>
    <w:rsid w:val="00B31259"/>
    <w:rsid w:val="00B5269B"/>
    <w:rsid w:val="00B55C88"/>
    <w:rsid w:val="00B55E8A"/>
    <w:rsid w:val="00B56CDD"/>
    <w:rsid w:val="00B616BD"/>
    <w:rsid w:val="00B61909"/>
    <w:rsid w:val="00B62D7F"/>
    <w:rsid w:val="00B64174"/>
    <w:rsid w:val="00B67B5C"/>
    <w:rsid w:val="00B70474"/>
    <w:rsid w:val="00B8529E"/>
    <w:rsid w:val="00B914BD"/>
    <w:rsid w:val="00B96B76"/>
    <w:rsid w:val="00BA1F9B"/>
    <w:rsid w:val="00BC2DCF"/>
    <w:rsid w:val="00BC2E68"/>
    <w:rsid w:val="00BC6926"/>
    <w:rsid w:val="00BC7629"/>
    <w:rsid w:val="00C11C3A"/>
    <w:rsid w:val="00C13DF2"/>
    <w:rsid w:val="00C30A7C"/>
    <w:rsid w:val="00C35DE9"/>
    <w:rsid w:val="00C3699D"/>
    <w:rsid w:val="00C4214C"/>
    <w:rsid w:val="00C54EE7"/>
    <w:rsid w:val="00C6661A"/>
    <w:rsid w:val="00C67D4D"/>
    <w:rsid w:val="00C70220"/>
    <w:rsid w:val="00C75BEF"/>
    <w:rsid w:val="00C80BD0"/>
    <w:rsid w:val="00C8519E"/>
    <w:rsid w:val="00C87C8C"/>
    <w:rsid w:val="00C902A1"/>
    <w:rsid w:val="00C92749"/>
    <w:rsid w:val="00CA109E"/>
    <w:rsid w:val="00CB4695"/>
    <w:rsid w:val="00CC310E"/>
    <w:rsid w:val="00CC376D"/>
    <w:rsid w:val="00CD7279"/>
    <w:rsid w:val="00CE048A"/>
    <w:rsid w:val="00CE79EA"/>
    <w:rsid w:val="00CF343A"/>
    <w:rsid w:val="00D0390B"/>
    <w:rsid w:val="00D1644E"/>
    <w:rsid w:val="00D164D7"/>
    <w:rsid w:val="00D17633"/>
    <w:rsid w:val="00D2203C"/>
    <w:rsid w:val="00D2440C"/>
    <w:rsid w:val="00D26F9B"/>
    <w:rsid w:val="00D303BF"/>
    <w:rsid w:val="00D343C8"/>
    <w:rsid w:val="00D401B3"/>
    <w:rsid w:val="00D44A2C"/>
    <w:rsid w:val="00D45773"/>
    <w:rsid w:val="00D54F81"/>
    <w:rsid w:val="00D609CC"/>
    <w:rsid w:val="00D61AB0"/>
    <w:rsid w:val="00D65556"/>
    <w:rsid w:val="00D7255A"/>
    <w:rsid w:val="00D74AF8"/>
    <w:rsid w:val="00D76AD8"/>
    <w:rsid w:val="00D77297"/>
    <w:rsid w:val="00D94F4F"/>
    <w:rsid w:val="00D9705E"/>
    <w:rsid w:val="00DA06D2"/>
    <w:rsid w:val="00DA11D2"/>
    <w:rsid w:val="00DA5532"/>
    <w:rsid w:val="00DB0216"/>
    <w:rsid w:val="00DB0952"/>
    <w:rsid w:val="00DB432A"/>
    <w:rsid w:val="00DB563F"/>
    <w:rsid w:val="00DB75A7"/>
    <w:rsid w:val="00DB7BC3"/>
    <w:rsid w:val="00DC008C"/>
    <w:rsid w:val="00DC7197"/>
    <w:rsid w:val="00DC7F36"/>
    <w:rsid w:val="00DD01ED"/>
    <w:rsid w:val="00DD07B2"/>
    <w:rsid w:val="00DD10F7"/>
    <w:rsid w:val="00DD40B1"/>
    <w:rsid w:val="00DE0E9B"/>
    <w:rsid w:val="00DE4ECD"/>
    <w:rsid w:val="00DF0D1D"/>
    <w:rsid w:val="00DF1241"/>
    <w:rsid w:val="00DF427E"/>
    <w:rsid w:val="00E0304F"/>
    <w:rsid w:val="00E03F4A"/>
    <w:rsid w:val="00E13E22"/>
    <w:rsid w:val="00E165A4"/>
    <w:rsid w:val="00E214F3"/>
    <w:rsid w:val="00E270B1"/>
    <w:rsid w:val="00E276BE"/>
    <w:rsid w:val="00E42487"/>
    <w:rsid w:val="00E4371F"/>
    <w:rsid w:val="00E44B15"/>
    <w:rsid w:val="00E47F14"/>
    <w:rsid w:val="00E55985"/>
    <w:rsid w:val="00E55D82"/>
    <w:rsid w:val="00E66447"/>
    <w:rsid w:val="00E75774"/>
    <w:rsid w:val="00E80A58"/>
    <w:rsid w:val="00E83BE6"/>
    <w:rsid w:val="00E85090"/>
    <w:rsid w:val="00E86886"/>
    <w:rsid w:val="00E92DB1"/>
    <w:rsid w:val="00E93C5C"/>
    <w:rsid w:val="00E95D09"/>
    <w:rsid w:val="00E97CBE"/>
    <w:rsid w:val="00EA0542"/>
    <w:rsid w:val="00EA6D6D"/>
    <w:rsid w:val="00EA7614"/>
    <w:rsid w:val="00EB2464"/>
    <w:rsid w:val="00EB2AB3"/>
    <w:rsid w:val="00EC0386"/>
    <w:rsid w:val="00EC37B9"/>
    <w:rsid w:val="00ED3559"/>
    <w:rsid w:val="00EE5333"/>
    <w:rsid w:val="00EE6531"/>
    <w:rsid w:val="00EF14DC"/>
    <w:rsid w:val="00EF342E"/>
    <w:rsid w:val="00F052B9"/>
    <w:rsid w:val="00F1015C"/>
    <w:rsid w:val="00F131FB"/>
    <w:rsid w:val="00F15D3F"/>
    <w:rsid w:val="00F22550"/>
    <w:rsid w:val="00F34A1B"/>
    <w:rsid w:val="00F3684E"/>
    <w:rsid w:val="00F40851"/>
    <w:rsid w:val="00F46050"/>
    <w:rsid w:val="00F504D4"/>
    <w:rsid w:val="00F51A99"/>
    <w:rsid w:val="00F54566"/>
    <w:rsid w:val="00F56790"/>
    <w:rsid w:val="00F67DAB"/>
    <w:rsid w:val="00F76595"/>
    <w:rsid w:val="00F8267E"/>
    <w:rsid w:val="00F8312D"/>
    <w:rsid w:val="00F92E2A"/>
    <w:rsid w:val="00FA7BC5"/>
    <w:rsid w:val="00FB57D9"/>
    <w:rsid w:val="00FB7647"/>
    <w:rsid w:val="00FC10CD"/>
    <w:rsid w:val="00FC36B3"/>
    <w:rsid w:val="00FD40B1"/>
    <w:rsid w:val="00FD48EC"/>
    <w:rsid w:val="00FE2123"/>
    <w:rsid w:val="00FE3F52"/>
    <w:rsid w:val="00FE4265"/>
    <w:rsid w:val="00FF000B"/>
    <w:rsid w:val="060A6819"/>
    <w:rsid w:val="07175369"/>
    <w:rsid w:val="0A15E472"/>
    <w:rsid w:val="0CD50662"/>
    <w:rsid w:val="0D5DA48D"/>
    <w:rsid w:val="13CCFA63"/>
    <w:rsid w:val="1A22FF38"/>
    <w:rsid w:val="1F7BAB19"/>
    <w:rsid w:val="2AADC8E7"/>
    <w:rsid w:val="2B47A3FB"/>
    <w:rsid w:val="2E157DFD"/>
    <w:rsid w:val="2F00D73D"/>
    <w:rsid w:val="39E46485"/>
    <w:rsid w:val="3B61ABA9"/>
    <w:rsid w:val="3B8034E6"/>
    <w:rsid w:val="3D7C75E5"/>
    <w:rsid w:val="41D64E0D"/>
    <w:rsid w:val="506EF3D7"/>
    <w:rsid w:val="513B3692"/>
    <w:rsid w:val="5590C8E6"/>
    <w:rsid w:val="5DD48173"/>
    <w:rsid w:val="6357ED8A"/>
    <w:rsid w:val="6697F032"/>
    <w:rsid w:val="66BC2D87"/>
    <w:rsid w:val="6C76089C"/>
    <w:rsid w:val="70363CB2"/>
    <w:rsid w:val="7398B0F6"/>
    <w:rsid w:val="74BE56E4"/>
    <w:rsid w:val="7562E09A"/>
    <w:rsid w:val="77D784AC"/>
    <w:rsid w:val="7F31B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E6254"/>
  <w15:chartTrackingRefBased/>
  <w15:docId w15:val="{211A3F2F-21F4-47E7-BED2-DFB46C734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5740A5"/>
    <w:pPr>
      <w:numPr>
        <w:numId w:val="2"/>
      </w:numPr>
      <w:jc w:val="both"/>
      <w:outlineLvl w:val="0"/>
    </w:pPr>
    <w:rPr>
      <w:rFonts w:ascii="Times New Roman" w:hAnsi="Times New Roman" w:cs="Times New Roman"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5740A5"/>
    <w:pPr>
      <w:numPr>
        <w:ilvl w:val="1"/>
        <w:numId w:val="3"/>
      </w:numPr>
      <w:ind w:left="1428"/>
      <w:jc w:val="both"/>
      <w:outlineLvl w:val="1"/>
    </w:pPr>
    <w:rPr>
      <w:rFonts w:ascii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826"/>
    <w:pPr>
      <w:ind w:left="720"/>
      <w:jc w:val="both"/>
      <w:outlineLvl w:val="2"/>
    </w:pPr>
    <w:rPr>
      <w:rFonts w:ascii="Times New Roman" w:hAnsi="Times New Roman" w:cs="Times New Roman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9024FA"/>
    <w:pPr>
      <w:ind w:firstLine="72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D3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40A5"/>
    <w:rPr>
      <w:rFonts w:ascii="Times New Roman" w:hAnsi="Times New Roman" w:cs="Times New Roman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F343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97CC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97CC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97CCA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5740A5"/>
    <w:rPr>
      <w:rFonts w:ascii="Times New Roman" w:hAnsi="Times New Roman" w:cs="Times New Roman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97826"/>
    <w:rPr>
      <w:rFonts w:ascii="Times New Roman" w:hAnsi="Times New Roman" w:cs="Times New Roman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97826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024FA"/>
    <w:rPr>
      <w:rFonts w:ascii="Times New Roman" w:hAnsi="Times New Roman" w:cs="Times New Roman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48733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2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0.tmp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9" Type="http://schemas.openxmlformats.org/officeDocument/2006/relationships/image" Target="media/image13.png"/><Relationship Id="rId11" Type="http://schemas.microsoft.com/office/2016/09/relationships/commentsIds" Target="commentsIds.xml"/><Relationship Id="rId24" Type="http://schemas.openxmlformats.org/officeDocument/2006/relationships/customXml" Target="ink/ink3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tmp"/><Relationship Id="rId28" Type="http://schemas.openxmlformats.org/officeDocument/2006/relationships/image" Target="media/image12.tmp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customXml" Target="ink/ink2.xm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09:40:47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60 24575,'-4'1'0,"-1"1"0,0-1 0,1 1 0,-1 0 0,1 0 0,-1 1 0,1-1 0,0 1 0,0 0 0,-6 5 0,-8 5 0,-17 8 0,18-11 0,0 0 0,-26 22 0,39-28 0,-1 1 0,1 0 0,-1-1 0,1 2 0,1-1 0,-1 0 0,1 1 0,0-1 0,0 1 0,1 0 0,-1 0 0,-1 9 0,-3 13 0,2 0 0,1 0 0,1 0 0,1 32 0,3-49 0,0 1 0,0 0 0,1-1 0,0 0 0,1 1 0,1-1 0,-1 0 0,2-1 0,0 1 0,0-1 0,0 1 0,14 16 0,-11-16 0,0-1 0,1 0 0,0 0 0,1-1 0,0 0 0,1-1 0,13 9 0,-9-7 0,1-2 0,0 0 0,1 0 0,0-2 0,0 0 0,1 0 0,-1-2 0,1 0 0,0-2 0,36 2 0,20-3 0,83-4 0,-149 1 0,1 0 0,-1-1 0,0 1 0,0-2 0,-1 1 0,1-1 0,-1-1 0,1 1 0,-1-1 0,7-8 0,18-9 0,19-19 0,-27 20 0,-16 14 0,0-1 0,-1 1 0,0-1 0,0 0 0,-1-1 0,0 0 0,0 0 0,-1 0 0,0 0 0,-1-1 0,0 0 0,3-11 0,-3 4 0,-1 0 0,-1 0 0,0 0 0,-1 0 0,-1 0 0,-3-30 0,2 42 0,0-1 0,0 1 0,-1-1 0,0 1 0,0 0 0,0 0 0,0 0 0,-1 0 0,0 0 0,-6-7 0,-40-39 0,29 31 0,-72-56 0,67 58 0,17 12 0,-1 1 0,0 0 0,-19-7 0,-8-5 0,19 10 0,-1 0 0,1 1 0,-1 0 0,-36-5 0,12 2 0,27 6 0,-1 1 0,1 0 0,-1 1 0,-16 1 0,24 0 0,0 1 0,-1 0 0,1 0 0,0 1 0,0 0 0,0 0 0,0 1 0,0 0 0,-8 5 0,14-7-105,1 0 0,-1 0 0,1 1 0,-1-1 0,1 1 0,0-1 0,0 1 0,-1-1 0,1 1 0,0-1 0,0 1 0,0 2 0,-4 8-6721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09:42:51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20 24575,'-6'0'0,"0"1"0,0 0 0,0 0 0,1 0 0,-1 1 0,0 0 0,1 0 0,-1 1 0,1-1 0,0 1 0,-1 0 0,2 1 0,-1-1 0,0 1 0,1 0 0,-1 0 0,-5 8 0,4-4 0,0-1 0,0 1 0,1 0 0,1 0 0,-1 1 0,1-1 0,1 1 0,0 0 0,0 0 0,-2 14 0,-4 19 0,6-34 0,1 0 0,0 0 0,1 0 0,0 0 0,0 0 0,1 0 0,0 1 0,0-1 0,1 0 0,2 12 0,11 38 0,-10-36 0,2 0 0,12 34 0,-15-49 0,1 0 0,0 0 0,0 0 0,0 0 0,1-1 0,-1 0 0,2 0 0,-1 0 0,1-1 0,0 0 0,10 7 0,9 6 0,-20-13 0,0-1 0,1 0 0,0-1 0,-1 1 0,1-1 0,0 0 0,1 0 0,-1-1 0,0 0 0,1 0 0,-1-1 0,13 2 0,-6-2 0,13 1 0,-1-1 0,1-1 0,0-2 0,29-4 0,-49 4 0,-1 0 0,1-1 0,-1 1 0,1-1 0,-1 0 0,0 0 0,0-1 0,-1 1 0,1-1 0,-1 0 0,1-1 0,4-6 0,5-8 0,23-37 0,-21 28 0,-9 16 0,0-1 0,-2 0 0,6-17 0,4-10 0,-13 36 0,0 1 0,-1-1 0,0 0 0,0 0 0,0 1 0,0-1 0,-1 0 0,1 0 0,-1 0 0,0 0 0,0 0 0,0 0 0,-1 0 0,0 1 0,1-1 0,-3-6 0,0 4 0,0 0 0,-1 0 0,1 1 0,-1-1 0,0 1 0,-1 0 0,1 0 0,-10-8 0,-43-46 0,17 21 0,32 29 0,1 1 0,-1 1 0,-1-1 0,1 1 0,-1 0 0,-1 1 0,-17-9 0,-10-3 0,27 13 0,0 0 0,0 1 0,-17-5 0,2 2-16,-27-4-1333,37 9-5477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2:46:34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48 24575,'-7'0'0,"0"0"0,0 1 0,1 1 0,-1-1 0,0 1 0,1 0 0,-1 1 0,1-1 0,0 1 0,-11 7 0,6-3 0,0 2 0,0-1 0,1 1 0,-14 16 0,21-21 0,0-1 0,1 1 0,0 1 0,0-1 0,0 0 0,0 0 0,0 1 0,1-1 0,0 1 0,0-1 0,0 1 0,0 7 0,2 63 0,1-43 0,-2-30 0,0 14 0,0 0 0,1 0 0,0 0 0,1 0 0,1-1 0,1 1 0,0-1 0,9 21 0,-9-26 0,0 0 0,-1 0 0,3 17 0,-5-20 0,0 0 0,0 0 0,1 0 0,0-1 0,1 1 0,-1-1 0,1 1 0,1-1 0,-1 0 0,7 8 0,-6-8 0,1-1 0,-1 0 0,1 0 0,0-1 0,1 0 0,-1 1 0,1-2 0,0 1 0,0-1 0,0 0 0,0 0 0,1 0 0,-1-1 0,11 3 0,44 10 0,-34-7 0,56 8 0,-73-16 0,1 0 0,-1-1 0,1 0 0,-1-1 0,0 0 0,0-1 0,0 0 0,0 0 0,-1-1 0,1 0 0,-1-1 0,0 0 0,0-1 0,0 0 0,12-11 0,40-27 0,-53 38 0,-1-1 0,0 0 0,-1 0 0,0-1 0,0 0 0,-1 0 0,0 0 0,0-1 0,0 0 0,-2 0 0,1 0 0,-1 0 0,0-1 0,2-14 0,0-10 0,-2-1 0,-2-61 0,-2 61 0,1 28 0,0 0 0,-1-1 0,0 1 0,-1 0 0,1 0 0,-2 0 0,1 0 0,-1 0 0,1 0 0,-2 0 0,-6-10 0,-2 1 0,-1 0 0,-28-26 0,24 26 0,5 7 0,-2 1 0,1 0 0,-1 1 0,0 0 0,-1 1 0,1 1 0,-20-5 0,12 6 0,0 0 0,0 2 0,0 0 0,0 2 0,-1 0 0,-26 5 0,40-4-91,0 1 0,1 0 0,-1 0 0,0 1 0,1 0 0,0 0 0,0 1 0,0 0 0,0 1 0,0 0 0,1 0 0,0 1 0,0-1 0,-6 8 0,4-3-6735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2bafd6b-34fe-4cb3-8fc0-ca634745570d">
      <Terms xmlns="http://schemas.microsoft.com/office/infopath/2007/PartnerControls"/>
    </lcf76f155ced4ddcb4097134ff3c332f>
    <TaxCatchAll xmlns="7b583953-ebba-4dc1-afc9-3c9a7e948f4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07875CB37874F4E9A1421710A3C64C5" ma:contentTypeVersion="11" ma:contentTypeDescription="Umožňuje vytvoriť nový dokument." ma:contentTypeScope="" ma:versionID="d6e43f836d4c573609d644f27fac2ae0">
  <xsd:schema xmlns:xsd="http://www.w3.org/2001/XMLSchema" xmlns:xs="http://www.w3.org/2001/XMLSchema" xmlns:p="http://schemas.microsoft.com/office/2006/metadata/properties" xmlns:ns2="52bafd6b-34fe-4cb3-8fc0-ca634745570d" xmlns:ns3="7b583953-ebba-4dc1-afc9-3c9a7e948f4d" targetNamespace="http://schemas.microsoft.com/office/2006/metadata/properties" ma:root="true" ma:fieldsID="bc64707458d7b66f1d802109e392186d" ns2:_="" ns3:_="">
    <xsd:import namespace="52bafd6b-34fe-4cb3-8fc0-ca634745570d"/>
    <xsd:import namespace="7b583953-ebba-4dc1-afc9-3c9a7e948f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bafd6b-34fe-4cb3-8fc0-ca63474557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Značky obrázka" ma:readOnly="false" ma:fieldId="{5cf76f15-5ced-4ddc-b409-7134ff3c332f}" ma:taxonomyMulti="true" ma:sspId="8567b21a-85e9-48ad-86e4-d8ba0610a5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83953-ebba-4dc1-afc9-3c9a7e948f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700bd19-ff62-48ef-b423-ffc0c0d98e7d}" ma:internalName="TaxCatchAll" ma:showField="CatchAllData" ma:web="7b583953-ebba-4dc1-afc9-3c9a7e948f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A27679-D40A-42E6-9CC9-2E47F29991B1}">
  <ds:schemaRefs>
    <ds:schemaRef ds:uri="http://schemas.microsoft.com/office/2006/metadata/properties"/>
    <ds:schemaRef ds:uri="http://schemas.microsoft.com/office/infopath/2007/PartnerControls"/>
    <ds:schemaRef ds:uri="52bafd6b-34fe-4cb3-8fc0-ca634745570d"/>
    <ds:schemaRef ds:uri="7b583953-ebba-4dc1-afc9-3c9a7e948f4d"/>
  </ds:schemaRefs>
</ds:datastoreItem>
</file>

<file path=customXml/itemProps2.xml><?xml version="1.0" encoding="utf-8"?>
<ds:datastoreItem xmlns:ds="http://schemas.openxmlformats.org/officeDocument/2006/customXml" ds:itemID="{89897B13-4794-451D-96F6-893690205F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ABDEE63-3E32-4326-B916-76294C112C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bafd6b-34fe-4cb3-8fc0-ca634745570d"/>
    <ds:schemaRef ds:uri="7b583953-ebba-4dc1-afc9-3c9a7e948f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4F9828-E330-491A-A330-91AF3E1F6F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35</Pages>
  <Words>4257</Words>
  <Characters>24265</Characters>
  <Application>Microsoft Office Word</Application>
  <DocSecurity>0</DocSecurity>
  <Lines>202</Lines>
  <Paragraphs>56</Paragraphs>
  <ScaleCrop>false</ScaleCrop>
  <Company/>
  <LinksUpToDate>false</LinksUpToDate>
  <CharactersWithSpaces>28466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</dc:creator>
  <cp:keywords/>
  <dc:description/>
  <cp:lastModifiedBy>Mikulášová Rebeka</cp:lastModifiedBy>
  <cp:revision>36</cp:revision>
  <dcterms:created xsi:type="dcterms:W3CDTF">2023-02-07T09:56:00Z</dcterms:created>
  <dcterms:modified xsi:type="dcterms:W3CDTF">2023-02-07T10:16:00Z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0x010100B07875CB37874F4E9A1421710A3C64C5</vt:lpwstr>
  </property>
  <property fmtid="{D5CDD505-2E9C-101B-9397-08002B2CF9AE}" pid="3" name="MediaServiceImageTags">
    <vt:lpwstr/>
  </property>
</Properties>
</file>